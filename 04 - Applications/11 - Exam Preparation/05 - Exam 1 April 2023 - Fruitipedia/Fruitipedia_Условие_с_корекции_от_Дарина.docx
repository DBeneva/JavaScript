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73A7" w14:textId="4067CE51" w:rsidR="00A11A6C" w:rsidRDefault="00A11A6C" w:rsidP="00A11A6C">
      <w:pPr>
        <w:pStyle w:val="Heading1"/>
        <w:jc w:val="center"/>
      </w:pPr>
      <w:bookmarkStart w:id="0" w:name="_Hlk68872207"/>
      <w:bookmarkEnd w:id="0"/>
      <w:r>
        <w:t>J</w:t>
      </w:r>
      <w:r w:rsidR="00065548">
        <w:t>S Applications</w:t>
      </w:r>
      <w:r w:rsidR="00526A0E">
        <w:t xml:space="preserve"> </w:t>
      </w:r>
      <w:r w:rsidR="00065548">
        <w:t xml:space="preserve">Exam – </w:t>
      </w:r>
      <w:r w:rsidR="00526A0E" w:rsidRPr="00526A0E">
        <w:t>Fruitipedia</w:t>
      </w:r>
    </w:p>
    <w:p w14:paraId="2BB1F9DB" w14:textId="77777777" w:rsidR="002A52CB" w:rsidRPr="00EE5698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5CB03FF" w14:textId="77777777" w:rsidR="002A52CB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8654BBE" w14:textId="77777777" w:rsidR="002A52CB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1178667" w14:textId="77777777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E8BD0BF" w14:textId="77777777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4D3F31E" w14:textId="2C851B92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del w:id="1" w:author="Author">
        <w:r w:rsidDel="00E821DC">
          <w:rPr>
            <w:noProof/>
          </w:rPr>
          <w:delText>U</w:delText>
        </w:r>
      </w:del>
      <w:ins w:id="2" w:author="Author">
        <w:r w:rsidR="00E821DC">
          <w:rPr>
            <w:noProof/>
          </w:rPr>
          <w:t>u</w:t>
        </w:r>
      </w:ins>
      <w:r>
        <w:rPr>
          <w:noProof/>
        </w:rPr>
        <w:t xml:space="preserve">sing the </w:t>
      </w:r>
      <w:r w:rsidRPr="00C44D1E">
        <w:rPr>
          <w:b/>
          <w:bCs/>
          <w:noProof/>
        </w:rPr>
        <w:t>spread</w:t>
      </w:r>
      <w:ins w:id="3" w:author="Author">
        <w:r w:rsidR="00E821DC">
          <w:rPr>
            <w:b/>
            <w:bCs/>
            <w:noProof/>
          </w:rPr>
          <w:t xml:space="preserve"> </w:t>
        </w:r>
      </w:ins>
      <w:del w:id="4" w:author="Author">
        <w:r w:rsidRPr="00C44D1E" w:rsidDel="00E821DC">
          <w:rPr>
            <w:b/>
            <w:bCs/>
            <w:noProof/>
          </w:rPr>
          <w:delText>-</w:delText>
        </w:r>
      </w:del>
      <w:r w:rsidRPr="00C44D1E">
        <w:rPr>
          <w:b/>
          <w:bCs/>
          <w:noProof/>
        </w:rPr>
        <w:t>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222CDE6" w14:textId="77777777" w:rsidR="002A52CB" w:rsidRPr="00654882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C4197BF" w14:textId="77777777" w:rsidR="002A52CB" w:rsidRPr="00CD5F99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B672DCA" w14:textId="77777777" w:rsidR="002A52CB" w:rsidRPr="004D0B17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0548014" w14:textId="77777777" w:rsidR="002A52CB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4C26AC9" w14:textId="77777777" w:rsidR="002A52CB" w:rsidRPr="002E2A6C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18793F6" w14:textId="77777777" w:rsidR="002A52CB" w:rsidRPr="002E2A6C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2E2A6C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09441046" w14:textId="51D225C5" w:rsidR="002A52CB" w:rsidRPr="00654882" w:rsidDel="00E821DC" w:rsidRDefault="002A52CB" w:rsidP="002A52CB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del w:id="5" w:author="Author"/>
          <w:b/>
          <w:bCs/>
          <w:noProof/>
        </w:rPr>
      </w:pPr>
      <w:commentRangeStart w:id="6"/>
      <w:del w:id="7" w:author="Author">
        <w:r w:rsidDel="00E821DC">
          <w:rPr>
            <w:noProof/>
          </w:rPr>
          <w:delText xml:space="preserve">Always turn the collection into a </w:delText>
        </w:r>
        <w:r w:rsidRPr="002E2A6C" w:rsidDel="00E821DC">
          <w:rPr>
            <w:b/>
            <w:bCs/>
            <w:noProof/>
          </w:rPr>
          <w:delText>JS array</w:delText>
        </w:r>
        <w:r w:rsidDel="00E821DC">
          <w:rPr>
            <w:noProof/>
          </w:rPr>
          <w:delText xml:space="preserve"> </w:delText>
        </w:r>
        <w:r w:rsidRPr="002E2A6C" w:rsidDel="00E821DC">
          <w:rPr>
            <w:noProof/>
            <w:lang w:val="bg-BG"/>
          </w:rPr>
          <w:delText>(</w:delText>
        </w:r>
        <w:r w:rsidDel="00E821DC">
          <w:rPr>
            <w:noProof/>
          </w:rPr>
          <w:delText>forEach, forOf, et.)</w:delText>
        </w:r>
      </w:del>
      <w:commentRangeEnd w:id="6"/>
      <w:r w:rsidR="002A2487">
        <w:rPr>
          <w:rStyle w:val="CommentReference"/>
        </w:rPr>
        <w:commentReference w:id="6"/>
      </w:r>
    </w:p>
    <w:p w14:paraId="133100FC" w14:textId="77777777" w:rsidR="002A52CB" w:rsidRDefault="002A52CB" w:rsidP="002A52CB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4A32D331" w14:textId="77777777" w:rsidR="00A11A6C" w:rsidRDefault="00A11A6C" w:rsidP="00A11A6C"/>
    <w:p w14:paraId="1ADCCCA7" w14:textId="2A785B97" w:rsidR="00A11A6C" w:rsidRDefault="00A11A6C" w:rsidP="00A11A6C">
      <w:pPr>
        <w:spacing w:after="0"/>
      </w:pPr>
      <w:r>
        <w:t xml:space="preserve">You are assigned to implement a </w:t>
      </w:r>
      <w:del w:id="8" w:author="Author">
        <w:r w:rsidDel="00E821DC">
          <w:rPr>
            <w:b/>
          </w:rPr>
          <w:delText>W</w:delText>
        </w:r>
      </w:del>
      <w:ins w:id="9" w:author="Author">
        <w:r w:rsidR="00E821DC">
          <w:rPr>
            <w:b/>
          </w:rPr>
          <w:t>w</w:t>
        </w:r>
      </w:ins>
      <w:r>
        <w:rPr>
          <w:b/>
        </w:rPr>
        <w:t>eb application</w:t>
      </w:r>
      <w:r>
        <w:rPr>
          <w:bCs/>
        </w:rPr>
        <w:t xml:space="preserve"> (SPA) using JavaScript. </w:t>
      </w:r>
      <w:r>
        <w:t>The application should dynamically display content</w:t>
      </w:r>
      <w:del w:id="10" w:author="Author">
        <w:r w:rsidDel="00E821DC">
          <w:delText>,</w:delText>
        </w:r>
      </w:del>
      <w:r>
        <w:t xml:space="preserve"> based on user interaction and support user</w:t>
      </w:r>
      <w:ins w:id="11" w:author="Author">
        <w:r w:rsidR="00E821DC">
          <w:t xml:space="preserve"> </w:t>
        </w:r>
      </w:ins>
      <w:del w:id="12" w:author="Author">
        <w:r w:rsidDel="00E821DC">
          <w:delText>-</w:delText>
        </w:r>
      </w:del>
      <w:r>
        <w:t>profiles and CRUD operations</w:t>
      </w:r>
      <w:del w:id="13" w:author="Author">
        <w:r w:rsidDel="00E821DC">
          <w:delText>,</w:delText>
        </w:r>
      </w:del>
      <w:r>
        <w:t xml:space="preserve"> using a REST service.</w:t>
      </w:r>
    </w:p>
    <w:p w14:paraId="23A3F1F2" w14:textId="77777777" w:rsidR="00A11A6C" w:rsidRDefault="00A11A6C" w:rsidP="00A11A6C">
      <w:pPr>
        <w:spacing w:after="0"/>
        <w:rPr>
          <w:sz w:val="12"/>
        </w:rPr>
      </w:pPr>
    </w:p>
    <w:p w14:paraId="63858B22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Overview</w:t>
      </w:r>
    </w:p>
    <w:p w14:paraId="7EB0E626" w14:textId="328E7894" w:rsidR="00533AE2" w:rsidRDefault="00A11A6C" w:rsidP="00A11A6C">
      <w:pPr>
        <w:spacing w:after="0"/>
      </w:pPr>
      <w:r>
        <w:rPr>
          <w:b/>
        </w:rPr>
        <w:t>Implement</w:t>
      </w:r>
      <w:r>
        <w:t xml:space="preserve"> a front-end app (</w:t>
      </w:r>
      <w:r>
        <w:rPr>
          <w:b/>
          <w:bCs/>
        </w:rPr>
        <w:t>SPA</w:t>
      </w:r>
      <w:r>
        <w:t xml:space="preserve">) for creating and managing </w:t>
      </w:r>
      <w:r w:rsidR="002C18AD">
        <w:rPr>
          <w:b/>
          <w:bCs/>
        </w:rPr>
        <w:t>fruit</w:t>
      </w:r>
      <w:ins w:id="14" w:author="Author">
        <w:r w:rsidR="00B034CC">
          <w:rPr>
            <w:b/>
            <w:bCs/>
            <w:lang w:val="bg-BG"/>
          </w:rPr>
          <w:t xml:space="preserve"> </w:t>
        </w:r>
        <w:r w:rsidR="00B034CC">
          <w:rPr>
            <w:b/>
            <w:bCs/>
          </w:rPr>
          <w:t>record</w:t>
        </w:r>
      </w:ins>
      <w:r w:rsidR="002C18AD">
        <w:rPr>
          <w:b/>
          <w:bCs/>
        </w:rPr>
        <w:t>s</w:t>
      </w:r>
      <w:r>
        <w:t xml:space="preserve">. The application allows visitors to browse </w:t>
      </w:r>
      <w:r>
        <w:rPr>
          <w:bCs/>
        </w:rPr>
        <w:t xml:space="preserve">through the </w:t>
      </w:r>
      <w:r w:rsidR="002C18AD">
        <w:rPr>
          <w:bCs/>
        </w:rPr>
        <w:t>fruit</w:t>
      </w:r>
      <w:r>
        <w:rPr>
          <w:bCs/>
        </w:rPr>
        <w:t xml:space="preserve"> catalog</w:t>
      </w:r>
      <w:r>
        <w:t xml:space="preserve">. Users may </w:t>
      </w:r>
      <w:r>
        <w:rPr>
          <w:b/>
          <w:bCs/>
        </w:rPr>
        <w:t>register</w:t>
      </w:r>
      <w:r>
        <w:t xml:space="preserve"> with an</w:t>
      </w:r>
      <w:r>
        <w:rPr>
          <w:b/>
          <w:bCs/>
        </w:rPr>
        <w:t xml:space="preserve"> email</w:t>
      </w:r>
      <w:r>
        <w:t xml:space="preserve"> and</w:t>
      </w:r>
      <w:ins w:id="15" w:author="Author">
        <w:r w:rsidR="00BE2E1C">
          <w:t xml:space="preserve"> a</w:t>
        </w:r>
      </w:ins>
      <w:r>
        <w:t xml:space="preserve"> </w:t>
      </w:r>
      <w:r>
        <w:rPr>
          <w:b/>
          <w:bCs/>
        </w:rPr>
        <w:t xml:space="preserve">password </w:t>
      </w:r>
      <w:r>
        <w:t xml:space="preserve">which allows them to </w:t>
      </w:r>
      <w:r>
        <w:rPr>
          <w:b/>
          <w:bCs/>
        </w:rPr>
        <w:t>create</w:t>
      </w:r>
      <w:r>
        <w:t xml:space="preserve"> their own </w:t>
      </w:r>
      <w:r w:rsidR="002C18AD">
        <w:t>fruit</w:t>
      </w:r>
      <w:ins w:id="16" w:author="Author">
        <w:r w:rsidR="004F6D2D">
          <w:t xml:space="preserve"> record</w:t>
        </w:r>
      </w:ins>
      <w:del w:id="17" w:author="Author">
        <w:r w:rsidR="002C18AD" w:rsidDel="004F6D2D">
          <w:delText>s</w:delText>
        </w:r>
        <w:r w:rsidR="00065548" w:rsidDel="004F6D2D">
          <w:delText xml:space="preserve"> </w:delText>
        </w:r>
        <w:r w:rsidR="00247F0E" w:rsidDel="004F6D2D">
          <w:delText>info</w:delText>
        </w:r>
      </w:del>
      <w:ins w:id="18" w:author="Author">
        <w:r w:rsidR="004F6D2D">
          <w:t>s</w:t>
        </w:r>
      </w:ins>
      <w:r>
        <w:t xml:space="preserve">. </w:t>
      </w:r>
      <w:r w:rsidR="00247F0E">
        <w:t>Fruit</w:t>
      </w:r>
      <w:r>
        <w:t xml:space="preserve"> authors can also </w:t>
      </w:r>
      <w:r>
        <w:rPr>
          <w:b/>
          <w:bCs/>
        </w:rPr>
        <w:t>edit</w:t>
      </w:r>
      <w:r>
        <w:t xml:space="preserve"> or </w:t>
      </w:r>
      <w:r>
        <w:rPr>
          <w:b/>
          <w:bCs/>
        </w:rPr>
        <w:t>delete</w:t>
      </w:r>
      <w:r>
        <w:t xml:space="preserve"> their own publications at any time.</w:t>
      </w:r>
      <w:bookmarkStart w:id="19" w:name="_Hlk65055461"/>
      <w:bookmarkStart w:id="20" w:name="_Hlk65060598"/>
    </w:p>
    <w:p w14:paraId="0BC48D8D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Technical Details</w:t>
      </w:r>
    </w:p>
    <w:p w14:paraId="0E7723CE" w14:textId="77777777" w:rsidR="00A11A6C" w:rsidRDefault="00A11A6C" w:rsidP="00A11A6C">
      <w:r>
        <w:t>You are provided with the following resources:</w:t>
      </w:r>
    </w:p>
    <w:p w14:paraId="0BA5578D" w14:textId="6BA6C352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Project scaffold</w:t>
      </w:r>
      <w:r>
        <w:t xml:space="preserve">: </w:t>
      </w:r>
      <w:ins w:id="21" w:author="Author">
        <w:r w:rsidR="00E821DC">
          <w:t>a</w:t>
        </w:r>
      </w:ins>
      <w:del w:id="22" w:author="Author">
        <w:r w:rsidDel="00E821DC">
          <w:delText>A</w:delText>
        </w:r>
      </w:del>
      <w:r>
        <w:t xml:space="preserve"> </w:t>
      </w:r>
      <w:r>
        <w:rPr>
          <w:b/>
          <w:bCs/>
        </w:rPr>
        <w:t>package.json</w:t>
      </w:r>
      <w:r>
        <w:t xml:space="preserve"> file</w:t>
      </w:r>
      <w:del w:id="23" w:author="Author">
        <w:r w:rsidDel="00E821DC">
          <w:delText>,</w:delText>
        </w:r>
      </w:del>
      <w:r>
        <w:t xml:space="preserve"> containing a list of common dependencies. You may change the included libraries to your preference. The sections </w:t>
      </w:r>
      <w:r>
        <w:rPr>
          <w:b/>
          <w:bCs/>
        </w:rPr>
        <w:t>devDependencies</w:t>
      </w:r>
      <w:r>
        <w:t xml:space="preserve"> and </w:t>
      </w:r>
      <w:r>
        <w:rPr>
          <w:b/>
          <w:bCs/>
        </w:rPr>
        <w:t>scripts</w:t>
      </w:r>
      <w:r>
        <w:t xml:space="preserve"> of the file are used by the automated testing suite, altering them may result in </w:t>
      </w:r>
      <w:ins w:id="24" w:author="Author">
        <w:r w:rsidR="00E821DC">
          <w:t xml:space="preserve">an </w:t>
        </w:r>
      </w:ins>
      <w:r>
        <w:t>incorrect test operation.</w:t>
      </w:r>
    </w:p>
    <w:p w14:paraId="611C7B29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lastRenderedPageBreak/>
        <w:t xml:space="preserve">To </w:t>
      </w:r>
      <w:r>
        <w:rPr>
          <w:b/>
          <w:bCs/>
        </w:rPr>
        <w:t>initialize</w:t>
      </w:r>
      <w:r>
        <w:t xml:space="preserve"> the project, execute the command </w:t>
      </w:r>
      <w:r>
        <w:rPr>
          <w:rStyle w:val="CodeChar"/>
        </w:rPr>
        <w:t>npm install</w:t>
      </w:r>
      <w:r>
        <w:t xml:space="preserve"> via the command-line terminal.</w:t>
      </w:r>
    </w:p>
    <w:p w14:paraId="1CADC3EA" w14:textId="1BE26C4A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HTML</w:t>
      </w:r>
      <w:r>
        <w:t xml:space="preserve"> </w:t>
      </w:r>
      <w:r>
        <w:rPr>
          <w:b/>
          <w:bCs/>
        </w:rPr>
        <w:t>and CSS files</w:t>
      </w:r>
      <w:r>
        <w:t xml:space="preserve">: </w:t>
      </w:r>
      <w:ins w:id="25" w:author="Author">
        <w:r w:rsidR="00E821DC">
          <w:t>a</w:t>
        </w:r>
      </w:ins>
      <w:del w:id="26" w:author="Author">
        <w:r w:rsidDel="00E821DC">
          <w:delText>A</w:delText>
        </w:r>
      </w:del>
      <w:r>
        <w:t xml:space="preserve">ll views (pages) of the application, including </w:t>
      </w:r>
      <w:r>
        <w:rPr>
          <w:b/>
          <w:bCs/>
        </w:rPr>
        <w:t>sample</w:t>
      </w:r>
      <w:r>
        <w:t xml:space="preserve"> user-generated </w:t>
      </w:r>
      <w:r>
        <w:rPr>
          <w:b/>
          <w:bCs/>
        </w:rPr>
        <w:t>content</w:t>
      </w:r>
      <w:r>
        <w:t xml:space="preserve">, are included in the file </w:t>
      </w:r>
      <w:r>
        <w:rPr>
          <w:b/>
          <w:bCs/>
        </w:rPr>
        <w:t>index.html</w:t>
      </w:r>
      <w:r>
        <w:t xml:space="preserve">, which links to CSS and other static files. </w:t>
      </w:r>
      <w:r>
        <w:rPr>
          <w:b/>
          <w:bCs/>
        </w:rPr>
        <w:t>Each view is in a separate section</w:t>
      </w:r>
      <w:r>
        <w:t xml:space="preserve"> of the file, which can be identified by a </w:t>
      </w:r>
      <w:r>
        <w:rPr>
          <w:b/>
          <w:bCs/>
        </w:rPr>
        <w:t>unique class name or id</w:t>
      </w:r>
      <w:r>
        <w:t xml:space="preserve"> attribute. Your application may use any preferred method (such as a </w:t>
      </w:r>
      <w:r>
        <w:rPr>
          <w:b/>
          <w:bCs/>
        </w:rPr>
        <w:t>templating library</w:t>
      </w:r>
      <w:r>
        <w:t xml:space="preserve"> or manual visibility settings) to display only the selected view and to </w:t>
      </w:r>
      <w:r>
        <w:rPr>
          <w:b/>
          <w:bCs/>
        </w:rPr>
        <w:t>navigate</w:t>
      </w:r>
      <w:r>
        <w:t xml:space="preserve"> between views upon user interaction.</w:t>
      </w:r>
    </w:p>
    <w:p w14:paraId="5141B0B0" w14:textId="0468B91D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Local</w:t>
      </w:r>
      <w:r>
        <w:t xml:space="preserve"> </w:t>
      </w:r>
      <w:r>
        <w:rPr>
          <w:b/>
          <w:bCs/>
        </w:rPr>
        <w:t>REST service</w:t>
      </w:r>
      <w:r>
        <w:t xml:space="preserve">: </w:t>
      </w:r>
      <w:del w:id="27" w:author="Author">
        <w:r w:rsidDel="00E821DC">
          <w:delText>A</w:delText>
        </w:r>
      </w:del>
      <w:ins w:id="28" w:author="Author">
        <w:r w:rsidR="00E821DC">
          <w:t>a</w:t>
        </w:r>
      </w:ins>
      <w:r>
        <w:t xml:space="preserve"> special server</w:t>
      </w:r>
      <w:del w:id="29" w:author="Author">
        <w:r w:rsidDel="00E821DC">
          <w:delText>,</w:delText>
        </w:r>
      </w:del>
      <w:r>
        <w:t xml:space="preserve"> which contains </w:t>
      </w:r>
      <w:r>
        <w:rPr>
          <w:b/>
          <w:bCs/>
        </w:rPr>
        <w:t>sample data</w:t>
      </w:r>
      <w:r>
        <w:t xml:space="preserve"> and supports </w:t>
      </w:r>
      <w:r>
        <w:rPr>
          <w:b/>
          <w:bCs/>
        </w:rPr>
        <w:t>user registration</w:t>
      </w:r>
      <w:r>
        <w:t xml:space="preserve"> and </w:t>
      </w:r>
      <w:r>
        <w:rPr>
          <w:b/>
          <w:bCs/>
        </w:rPr>
        <w:t>CRUD operations</w:t>
      </w:r>
      <w:r>
        <w:t xml:space="preserve"> via REST requests is included </w:t>
      </w:r>
      <w:ins w:id="30" w:author="Author">
        <w:r w:rsidR="00E821DC">
          <w:t>in</w:t>
        </w:r>
      </w:ins>
      <w:del w:id="31" w:author="Author">
        <w:r w:rsidDel="00E821DC">
          <w:delText>with</w:delText>
        </w:r>
      </w:del>
      <w:r>
        <w:t xml:space="preserve"> the project. Each section of this document (where applicable) includes details about the necessary </w:t>
      </w:r>
      <w:r>
        <w:rPr>
          <w:b/>
          <w:bCs/>
        </w:rPr>
        <w:t>REST endpoints</w:t>
      </w:r>
      <w:del w:id="32" w:author="Author">
        <w:r w:rsidDel="00E821DC">
          <w:delText>,</w:delText>
        </w:r>
      </w:del>
      <w:r>
        <w:t xml:space="preserve"> to which </w:t>
      </w:r>
      <w:r>
        <w:rPr>
          <w:b/>
          <w:bCs/>
        </w:rPr>
        <w:t>requests</w:t>
      </w:r>
      <w:r>
        <w:t xml:space="preserve"> must be sent, and the </w:t>
      </w:r>
      <w:r>
        <w:rPr>
          <w:b/>
          <w:bCs/>
        </w:rPr>
        <w:t>shape</w:t>
      </w:r>
      <w:r>
        <w:t xml:space="preserve"> of the expected </w:t>
      </w:r>
      <w:r>
        <w:rPr>
          <w:b/>
          <w:bCs/>
        </w:rPr>
        <w:t>request body</w:t>
      </w:r>
      <w:r>
        <w:t>.</w:t>
      </w:r>
    </w:p>
    <w:p w14:paraId="6024311E" w14:textId="6749B906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use the included server, see </w:t>
      </w:r>
      <w:ins w:id="33" w:author="Author">
        <w:r w:rsidR="00E821DC">
          <w:rPr>
            <w:b/>
            <w:bCs/>
            <w:u w:val="single"/>
          </w:rPr>
          <w:fldChar w:fldCharType="begin"/>
        </w:r>
        <w:r w:rsidR="00E821DC">
          <w:rPr>
            <w:b/>
            <w:bCs/>
            <w:u w:val="single"/>
          </w:rPr>
          <w:instrText xml:space="preserve"> HYPERLINK  \l "_Appendix_A:_Using" </w:instrText>
        </w:r>
        <w:r w:rsidR="00E821DC">
          <w:rPr>
            <w:b/>
            <w:bCs/>
            <w:u w:val="single"/>
          </w:rPr>
        </w:r>
        <w:r w:rsidR="00E821DC">
          <w:rPr>
            <w:b/>
            <w:bCs/>
            <w:u w:val="single"/>
          </w:rPr>
          <w:fldChar w:fldCharType="separate"/>
        </w:r>
        <w:r w:rsidRPr="00E821DC">
          <w:rPr>
            <w:rStyle w:val="Hyperlink"/>
            <w:b/>
            <w:bCs/>
          </w:rPr>
          <w:t>Appendix A: Using the Local REST Service</w:t>
        </w:r>
        <w:r w:rsidR="00E821DC">
          <w:rPr>
            <w:b/>
            <w:bCs/>
            <w:u w:val="single"/>
          </w:rPr>
          <w:fldChar w:fldCharType="end"/>
        </w:r>
      </w:ins>
      <w:r>
        <w:t xml:space="preserve"> at the end of this document.</w:t>
      </w:r>
    </w:p>
    <w:p w14:paraId="677D3C4A" w14:textId="2BF60C53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t xml:space="preserve"> </w:t>
      </w:r>
      <w:r>
        <w:rPr>
          <w:b/>
          <w:bCs/>
        </w:rPr>
        <w:t>Automated tests</w:t>
      </w:r>
      <w:r>
        <w:t xml:space="preserve">: </w:t>
      </w:r>
      <w:del w:id="34" w:author="Author">
        <w:r w:rsidDel="00E821DC">
          <w:delText>A</w:delText>
        </w:r>
      </w:del>
      <w:ins w:id="35" w:author="Author">
        <w:r w:rsidR="00E821DC">
          <w:t>a</w:t>
        </w:r>
      </w:ins>
      <w:r>
        <w:t xml:space="preserve"> complete test suite is included, which can be used to test the correctness of your solution. </w:t>
      </w:r>
      <w:r>
        <w:rPr>
          <w:b/>
          <w:bCs/>
        </w:rPr>
        <w:t>Your work will be assessed</w:t>
      </w:r>
      <w:del w:id="36" w:author="Author">
        <w:r w:rsidDel="00E821DC">
          <w:rPr>
            <w:b/>
            <w:bCs/>
          </w:rPr>
          <w:delText>,</w:delText>
        </w:r>
      </w:del>
      <w:r>
        <w:rPr>
          <w:b/>
          <w:bCs/>
        </w:rPr>
        <w:t xml:space="preserve"> based on these tests.</w:t>
      </w:r>
    </w:p>
    <w:p w14:paraId="4A7ECE68" w14:textId="4E3F2B09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run the tests, see </w:t>
      </w:r>
      <w:ins w:id="37" w:author="Author">
        <w:r w:rsidR="00E821DC">
          <w:rPr>
            <w:b/>
            <w:bCs/>
            <w:u w:val="single"/>
          </w:rPr>
          <w:fldChar w:fldCharType="begin"/>
        </w:r>
        <w:r w:rsidR="00E821DC">
          <w:rPr>
            <w:b/>
            <w:bCs/>
            <w:u w:val="single"/>
          </w:rPr>
          <w:instrText xml:space="preserve"> HYPERLINK  \l "_Appendix_B:_Running" </w:instrText>
        </w:r>
        <w:r w:rsidR="00E821DC">
          <w:rPr>
            <w:b/>
            <w:bCs/>
            <w:u w:val="single"/>
          </w:rPr>
        </w:r>
        <w:r w:rsidR="00E821DC">
          <w:rPr>
            <w:b/>
            <w:bCs/>
            <w:u w:val="single"/>
          </w:rPr>
          <w:fldChar w:fldCharType="separate"/>
        </w:r>
        <w:r w:rsidRPr="00E821DC">
          <w:rPr>
            <w:rStyle w:val="Hyperlink"/>
            <w:b/>
            <w:bCs/>
          </w:rPr>
          <w:t>Appendix B: Running the Test Suite</w:t>
        </w:r>
        <w:r w:rsidR="00E821DC">
          <w:rPr>
            <w:b/>
            <w:bCs/>
            <w:u w:val="single"/>
          </w:rPr>
          <w:fldChar w:fldCharType="end"/>
        </w:r>
      </w:ins>
      <w:r>
        <w:t xml:space="preserve"> at the end of this document.</w:t>
      </w:r>
    </w:p>
    <w:bookmarkEnd w:id="19"/>
    <w:bookmarkEnd w:id="20"/>
    <w:p w14:paraId="7DC1385B" w14:textId="77777777" w:rsidR="00A11A6C" w:rsidRDefault="00A11A6C" w:rsidP="00A11A6C">
      <w:pPr>
        <w:spacing w:after="120"/>
        <w:rPr>
          <w:b/>
          <w:bCs/>
          <w:sz w:val="2"/>
        </w:rPr>
      </w:pPr>
    </w:p>
    <w:p w14:paraId="789BED52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rPr>
          <w:b/>
        </w:rPr>
        <w:t>Do not use CDN</w:t>
      </w:r>
      <w:r>
        <w:t xml:space="preserve"> for loading the dependencies because it can </w:t>
      </w:r>
      <w:r>
        <w:rPr>
          <w:b/>
        </w:rPr>
        <w:t>affect the tests in a negative</w:t>
      </w:r>
      <w:r>
        <w:t xml:space="preserve"> </w:t>
      </w:r>
      <w:r>
        <w:rPr>
          <w:b/>
        </w:rPr>
        <w:t>way</w:t>
      </w:r>
      <w:r>
        <w:t>!</w:t>
      </w:r>
    </w:p>
    <w:p w14:paraId="10EC6325" w14:textId="0E75B68E" w:rsidR="00A11A6C" w:rsidRDefault="00A11A6C" w:rsidP="00A11A6C">
      <w:pPr>
        <w:spacing w:after="120"/>
      </w:pPr>
      <w:r>
        <w:rPr>
          <w:b/>
          <w:bCs/>
        </w:rPr>
        <w:t>Note:</w:t>
      </w:r>
      <w:r>
        <w:t xml:space="preserve"> When creating HTML </w:t>
      </w:r>
      <w:del w:id="38" w:author="Author">
        <w:r w:rsidDel="00E821DC">
          <w:delText>E</w:delText>
        </w:r>
      </w:del>
      <w:ins w:id="39" w:author="Author">
        <w:r w:rsidR="00E821DC">
          <w:t>e</w:t>
        </w:r>
      </w:ins>
      <w:r>
        <w:t xml:space="preserve">lements and displaying them on the page, </w:t>
      </w:r>
      <w:r>
        <w:rPr>
          <w:b/>
          <w:bCs/>
        </w:rPr>
        <w:t>adhere as close as possible to the provided HTML</w:t>
      </w:r>
      <w:r>
        <w:t xml:space="preserve"> samples. Changing the structure of the document may </w:t>
      </w:r>
      <w:r>
        <w:rPr>
          <w:b/>
          <w:bCs/>
        </w:rPr>
        <w:t>prevent the tests</w:t>
      </w:r>
      <w:r>
        <w:t xml:space="preserve"> from running correctly, which will </w:t>
      </w:r>
      <w:r>
        <w:rPr>
          <w:b/>
          <w:bCs/>
        </w:rPr>
        <w:t>adversely affect your assessment grade</w:t>
      </w:r>
      <w:r>
        <w:t xml:space="preserve">. 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 to any HTML </w:t>
      </w:r>
      <w:del w:id="40" w:author="Author">
        <w:r w:rsidDel="00E821DC">
          <w:delText>E</w:delText>
        </w:r>
      </w:del>
      <w:ins w:id="41" w:author="Author">
        <w:r w:rsidR="00E821DC">
          <w:t>e</w:t>
        </w:r>
      </w:ins>
      <w:r>
        <w:t xml:space="preserve">lement, as well as </w:t>
      </w:r>
      <w:r>
        <w:rPr>
          <w:b/>
          <w:bCs/>
        </w:rPr>
        <w:t xml:space="preserve">change </w:t>
      </w:r>
      <w:ins w:id="42" w:author="Author">
        <w:r w:rsidR="002A2487">
          <w:rPr>
            <w:b/>
            <w:bCs/>
          </w:rPr>
          <w:t xml:space="preserve">the </w:t>
        </w:r>
      </w:ins>
      <w:del w:id="43" w:author="Author">
        <w:r w:rsidDel="00AA5B16">
          <w:rPr>
            <w:b/>
            <w:bCs/>
          </w:rPr>
          <w:delText>"</w:delText>
        </w:r>
      </w:del>
      <w:r>
        <w:rPr>
          <w:b/>
          <w:bCs/>
        </w:rPr>
        <w:t>href</w:t>
      </w:r>
      <w:del w:id="44" w:author="Author">
        <w:r w:rsidDel="00AA5B16">
          <w:rPr>
            <w:b/>
            <w:bCs/>
          </w:rPr>
          <w:delText>"</w:delText>
        </w:r>
      </w:del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</w:t>
      </w:r>
      <w:del w:id="45" w:author="Author">
        <w:r w:rsidDel="00E821DC">
          <w:delText>F</w:delText>
        </w:r>
      </w:del>
      <w:ins w:id="46" w:author="Author">
        <w:r w:rsidR="00E821DC">
          <w:t>f</w:t>
        </w:r>
      </w:ins>
      <w:r>
        <w:t>orms</w:t>
      </w:r>
      <w:del w:id="47" w:author="Author">
        <w:r w:rsidDel="002A2487">
          <w:delText>,</w:delText>
        </w:r>
      </w:del>
      <w:r>
        <w:t xml:space="preserve"> to facilitate the correct operation of a routing library or another method of abstraction. You may also add hidden elements to help you implement certain parts of the application requirements.</w:t>
      </w:r>
    </w:p>
    <w:p w14:paraId="57A43BC3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Application Requirements</w:t>
      </w:r>
    </w:p>
    <w:p w14:paraId="52957FF4" w14:textId="77777777" w:rsidR="00A11A6C" w:rsidRDefault="00A11A6C" w:rsidP="00A11A6C">
      <w:pPr>
        <w:pStyle w:val="Heading3"/>
        <w:rPr>
          <w:noProof/>
        </w:rPr>
      </w:pPr>
      <w:r>
        <w:t>Navigation</w:t>
      </w:r>
      <w:r>
        <w:rPr>
          <w:noProof/>
        </w:rPr>
        <w:t xml:space="preserve"> Bar (5 pts)</w:t>
      </w:r>
    </w:p>
    <w:p w14:paraId="4C5AA4DB" w14:textId="1C8F9A2A" w:rsidR="00A11A6C" w:rsidRDefault="00A11A6C" w:rsidP="00A11A6C">
      <w:pPr>
        <w:rPr>
          <w:noProof/>
        </w:rPr>
      </w:pPr>
      <w:r>
        <w:rPr>
          <w:noProof/>
        </w:rPr>
        <w:t xml:space="preserve">Implement a </w:t>
      </w:r>
      <w:del w:id="48" w:author="Author">
        <w:r w:rsidDel="00BF1ADE">
          <w:rPr>
            <w:b/>
            <w:noProof/>
          </w:rPr>
          <w:delText>N</w:delText>
        </w:r>
      </w:del>
      <w:ins w:id="49" w:author="Author">
        <w:r w:rsidR="00BF1ADE">
          <w:rPr>
            <w:b/>
            <w:noProof/>
          </w:rPr>
          <w:t>n</w:t>
        </w:r>
      </w:ins>
      <w:r>
        <w:rPr>
          <w:b/>
          <w:noProof/>
        </w:rPr>
        <w:t>av</w:t>
      </w:r>
      <w:del w:id="50" w:author="Author">
        <w:r w:rsidDel="00BF1ADE">
          <w:rPr>
            <w:b/>
            <w:noProof/>
          </w:rPr>
          <w:delText>B</w:delText>
        </w:r>
      </w:del>
      <w:ins w:id="51" w:author="Author">
        <w:r w:rsidR="00BF1ADE">
          <w:rPr>
            <w:b/>
            <w:noProof/>
          </w:rPr>
          <w:t>b</w:t>
        </w:r>
      </w:ins>
      <w:r>
        <w:rPr>
          <w:b/>
          <w:noProof/>
        </w:rPr>
        <w:t>ar</w:t>
      </w:r>
      <w:r>
        <w:rPr>
          <w:noProof/>
        </w:rPr>
        <w:t xml:space="preserve"> for the app</w:t>
      </w:r>
      <w:commentRangeStart w:id="52"/>
      <w:del w:id="53" w:author="Author">
        <w:r w:rsidDel="002A2487">
          <w:rPr>
            <w:noProof/>
          </w:rPr>
          <w:delText>: navigation links should correctly change the current screen (view)</w:delText>
        </w:r>
      </w:del>
      <w:commentRangeEnd w:id="52"/>
      <w:r w:rsidR="002A2487">
        <w:rPr>
          <w:rStyle w:val="CommentReference"/>
        </w:rPr>
        <w:commentReference w:id="52"/>
      </w:r>
      <w:r>
        <w:rPr>
          <w:noProof/>
        </w:rPr>
        <w:t>.</w:t>
      </w:r>
    </w:p>
    <w:p w14:paraId="4C735101" w14:textId="34825697" w:rsidR="00A11A6C" w:rsidRDefault="00A11A6C" w:rsidP="00A11A6C">
      <w:pPr>
        <w:rPr>
          <w:b/>
          <w:u w:val="single"/>
        </w:rPr>
      </w:pPr>
      <w:r>
        <w:t xml:space="preserve">Navigation links should correctly change the current page (view). </w:t>
      </w:r>
      <w:r w:rsidR="004F0972">
        <w:t xml:space="preserve">All users can see the site </w:t>
      </w:r>
      <w:r w:rsidR="004F0972" w:rsidRPr="004F0972">
        <w:rPr>
          <w:b/>
          <w:bCs/>
        </w:rPr>
        <w:t>logo</w:t>
      </w:r>
      <w:r w:rsidR="004F0972">
        <w:t xml:space="preserve"> that should be a link to the </w:t>
      </w:r>
      <w:del w:id="54" w:author="Author">
        <w:r w:rsidR="004F0972" w:rsidRPr="004F0972" w:rsidDel="002A2487">
          <w:rPr>
            <w:b/>
            <w:bCs/>
          </w:rPr>
          <w:delText>H</w:delText>
        </w:r>
      </w:del>
      <w:ins w:id="55" w:author="Author">
        <w:r w:rsidR="002A2487">
          <w:rPr>
            <w:b/>
            <w:bCs/>
          </w:rPr>
          <w:t>h</w:t>
        </w:r>
      </w:ins>
      <w:r w:rsidR="004F0972" w:rsidRPr="004F0972">
        <w:rPr>
          <w:b/>
          <w:bCs/>
        </w:rPr>
        <w:t>ome</w:t>
      </w:r>
      <w:r w:rsidR="004F0972">
        <w:t xml:space="preserve"> page as well as the </w:t>
      </w:r>
      <w:del w:id="56" w:author="Author">
        <w:r w:rsidR="004F0972" w:rsidDel="002A2487">
          <w:rPr>
            <w:b/>
          </w:rPr>
          <w:delText>D</w:delText>
        </w:r>
      </w:del>
      <w:ins w:id="57" w:author="Author">
        <w:r w:rsidR="002A2487">
          <w:rPr>
            <w:b/>
          </w:rPr>
          <w:t>d</w:t>
        </w:r>
      </w:ins>
      <w:r w:rsidR="004F0972">
        <w:rPr>
          <w:b/>
        </w:rPr>
        <w:t xml:space="preserve">ashboard </w:t>
      </w:r>
      <w:r w:rsidR="004F0972" w:rsidRPr="004F0972">
        <w:rPr>
          <w:bCs/>
        </w:rPr>
        <w:t>which</w:t>
      </w:r>
      <w:r w:rsidR="004F0972">
        <w:rPr>
          <w:b/>
        </w:rPr>
        <w:t xml:space="preserve"> </w:t>
      </w:r>
      <w:r w:rsidR="004F0972">
        <w:t xml:space="preserve">should link to the </w:t>
      </w:r>
      <w:del w:id="58" w:author="Author">
        <w:r w:rsidR="00526A0E" w:rsidDel="002A2487">
          <w:rPr>
            <w:b/>
            <w:bCs/>
          </w:rPr>
          <w:delText>F</w:delText>
        </w:r>
      </w:del>
      <w:ins w:id="59" w:author="Author">
        <w:r w:rsidR="002A2487">
          <w:rPr>
            <w:b/>
            <w:bCs/>
          </w:rPr>
          <w:t>f</w:t>
        </w:r>
      </w:ins>
      <w:r w:rsidR="00526A0E">
        <w:rPr>
          <w:b/>
          <w:bCs/>
        </w:rPr>
        <w:t>ruits</w:t>
      </w:r>
      <w:r w:rsidR="004F0972">
        <w:t xml:space="preserve"> page. </w:t>
      </w:r>
      <w:r>
        <w:rPr>
          <w:b/>
          <w:bCs/>
        </w:rPr>
        <w:t>Guests</w:t>
      </w:r>
      <w:r>
        <w:t xml:space="preserve"> (un</w:t>
      </w:r>
      <w:del w:id="60" w:author="Author">
        <w:r w:rsidDel="002A2487">
          <w:delText>-</w:delText>
        </w:r>
      </w:del>
      <w:r>
        <w:t xml:space="preserve">authenticated visitors) can see the links to the </w:t>
      </w:r>
      <w:del w:id="61" w:author="Author">
        <w:r w:rsidDel="002A2487">
          <w:rPr>
            <w:b/>
            <w:bCs/>
          </w:rPr>
          <w:delText>L</w:delText>
        </w:r>
      </w:del>
      <w:ins w:id="62" w:author="Author">
        <w:r w:rsidR="002A2487">
          <w:rPr>
            <w:b/>
            <w:bCs/>
          </w:rPr>
          <w:t>l</w:t>
        </w:r>
      </w:ins>
      <w:r>
        <w:rPr>
          <w:b/>
          <w:bCs/>
        </w:rPr>
        <w:t>ogin</w:t>
      </w:r>
      <w:ins w:id="63" w:author="Author">
        <w:r w:rsidR="002A2487" w:rsidRPr="00787790">
          <w:rPr>
            <w:rPrChange w:id="64" w:author="Author">
              <w:rPr>
                <w:b/>
                <w:bCs/>
              </w:rPr>
            </w:rPrChange>
          </w:rPr>
          <w:t>,</w:t>
        </w:r>
      </w:ins>
      <w:r>
        <w:t xml:space="preserve"> </w:t>
      </w:r>
      <w:del w:id="65" w:author="Author">
        <w:r w:rsidDel="002A2487">
          <w:delText xml:space="preserve">and </w:delText>
        </w:r>
        <w:r w:rsidDel="002A2487">
          <w:rPr>
            <w:b/>
            <w:bCs/>
          </w:rPr>
          <w:delText>R</w:delText>
        </w:r>
      </w:del>
      <w:ins w:id="66" w:author="Author">
        <w:r w:rsidR="002A2487">
          <w:rPr>
            <w:b/>
            <w:bCs/>
          </w:rPr>
          <w:t>r</w:t>
        </w:r>
      </w:ins>
      <w:r>
        <w:rPr>
          <w:b/>
          <w:bCs/>
        </w:rPr>
        <w:t>egister</w:t>
      </w:r>
      <w:r w:rsidR="00526A0E">
        <w:rPr>
          <w:b/>
          <w:bCs/>
        </w:rPr>
        <w:t xml:space="preserve"> </w:t>
      </w:r>
      <w:r w:rsidR="00526A0E" w:rsidRPr="00526A0E">
        <w:rPr>
          <w:bCs/>
        </w:rPr>
        <w:t>and</w:t>
      </w:r>
      <w:r w:rsidR="00526A0E">
        <w:rPr>
          <w:b/>
          <w:bCs/>
        </w:rPr>
        <w:t xml:space="preserve"> </w:t>
      </w:r>
      <w:del w:id="67" w:author="Author">
        <w:r w:rsidR="00526A0E" w:rsidDel="002A2487">
          <w:rPr>
            <w:b/>
            <w:bCs/>
          </w:rPr>
          <w:delText>S</w:delText>
        </w:r>
      </w:del>
      <w:ins w:id="68" w:author="Author">
        <w:r w:rsidR="002A2487">
          <w:rPr>
            <w:b/>
            <w:bCs/>
          </w:rPr>
          <w:t>s</w:t>
        </w:r>
      </w:ins>
      <w:r w:rsidR="00526A0E">
        <w:rPr>
          <w:b/>
          <w:bCs/>
        </w:rPr>
        <w:t>earch</w:t>
      </w:r>
      <w:r>
        <w:t xml:space="preserve"> pages. The logged-in user navbar should contain the links to the </w:t>
      </w:r>
      <w:del w:id="69" w:author="Author">
        <w:r w:rsidR="00065548" w:rsidDel="002A2487">
          <w:rPr>
            <w:b/>
            <w:bCs/>
          </w:rPr>
          <w:delText>A</w:delText>
        </w:r>
      </w:del>
      <w:ins w:id="70" w:author="Author">
        <w:r w:rsidR="002A2487">
          <w:rPr>
            <w:b/>
            <w:bCs/>
          </w:rPr>
          <w:t>a</w:t>
        </w:r>
      </w:ins>
      <w:r w:rsidR="00065548">
        <w:rPr>
          <w:b/>
          <w:bCs/>
        </w:rPr>
        <w:t xml:space="preserve">dd </w:t>
      </w:r>
      <w:del w:id="71" w:author="Author">
        <w:r w:rsidR="00526A0E" w:rsidDel="002A2487">
          <w:rPr>
            <w:b/>
            <w:bCs/>
          </w:rPr>
          <w:delText>F</w:delText>
        </w:r>
      </w:del>
      <w:ins w:id="72" w:author="Author">
        <w:r w:rsidR="002A2487">
          <w:rPr>
            <w:b/>
            <w:bCs/>
          </w:rPr>
          <w:t>f</w:t>
        </w:r>
      </w:ins>
      <w:r w:rsidR="00526A0E">
        <w:rPr>
          <w:b/>
          <w:bCs/>
        </w:rPr>
        <w:t>ruit</w:t>
      </w:r>
      <w:del w:id="73" w:author="Author">
        <w:r w:rsidR="00526A0E" w:rsidRPr="00526A0E" w:rsidDel="002A2487">
          <w:rPr>
            <w:bCs/>
          </w:rPr>
          <w:delText>,</w:delText>
        </w:r>
      </w:del>
      <w:ins w:id="74" w:author="Author">
        <w:r w:rsidR="002A2487">
          <w:rPr>
            <w:bCs/>
          </w:rPr>
          <w:t xml:space="preserve"> and</w:t>
        </w:r>
      </w:ins>
      <w:r w:rsidR="00526A0E" w:rsidRPr="00526A0E">
        <w:rPr>
          <w:bCs/>
        </w:rPr>
        <w:t xml:space="preserve"> </w:t>
      </w:r>
      <w:del w:id="75" w:author="Author">
        <w:r w:rsidR="00526A0E" w:rsidDel="002A2487">
          <w:rPr>
            <w:b/>
            <w:bCs/>
          </w:rPr>
          <w:delText>S</w:delText>
        </w:r>
      </w:del>
      <w:ins w:id="76" w:author="Author">
        <w:r w:rsidR="002A2487">
          <w:rPr>
            <w:b/>
            <w:bCs/>
          </w:rPr>
          <w:t>s</w:t>
        </w:r>
      </w:ins>
      <w:r w:rsidR="00526A0E">
        <w:rPr>
          <w:b/>
          <w:bCs/>
        </w:rPr>
        <w:t>earch</w:t>
      </w:r>
      <w:r w:rsidR="00065548">
        <w:rPr>
          <w:b/>
          <w:bCs/>
        </w:rPr>
        <w:t xml:space="preserve"> </w:t>
      </w:r>
      <w:r>
        <w:t>page</w:t>
      </w:r>
      <w:r w:rsidR="00526A0E">
        <w:t>s</w:t>
      </w:r>
      <w:ins w:id="77" w:author="Author">
        <w:r w:rsidR="002A2487">
          <w:t>,</w:t>
        </w:r>
      </w:ins>
      <w:r w:rsidR="00B13750">
        <w:t xml:space="preserve"> </w:t>
      </w:r>
      <w:r>
        <w:t xml:space="preserve">and a link for the </w:t>
      </w:r>
      <w:del w:id="78" w:author="Author">
        <w:r w:rsidDel="002A2487">
          <w:rPr>
            <w:b/>
            <w:bCs/>
          </w:rPr>
          <w:delText>L</w:delText>
        </w:r>
      </w:del>
      <w:ins w:id="79" w:author="Author">
        <w:r w:rsidR="002A2487">
          <w:rPr>
            <w:b/>
            <w:bCs/>
          </w:rPr>
          <w:t>l</w:t>
        </w:r>
      </w:ins>
      <w:r>
        <w:rPr>
          <w:b/>
          <w:bCs/>
        </w:rPr>
        <w:t>ogout</w:t>
      </w:r>
      <w:r>
        <w:t xml:space="preserve"> action.</w:t>
      </w:r>
    </w:p>
    <w:p w14:paraId="7EF77F55" w14:textId="22076E23" w:rsidR="00A11A6C" w:rsidRDefault="00317F17" w:rsidP="00A11A6C">
      <w:pPr>
        <w:spacing w:after="0"/>
      </w:pPr>
      <w:ins w:id="80" w:author="Author">
        <w:r>
          <w:rPr>
            <w:b/>
            <w:bCs/>
          </w:rPr>
          <w:t>Logged-in u</w:t>
        </w:r>
      </w:ins>
      <w:del w:id="81" w:author="Author">
        <w:r w:rsidR="00A11A6C" w:rsidDel="00317F17">
          <w:rPr>
            <w:b/>
            <w:bCs/>
          </w:rPr>
          <w:delText>U</w:delText>
        </w:r>
      </w:del>
      <w:r w:rsidR="00A11A6C">
        <w:rPr>
          <w:b/>
          <w:bCs/>
        </w:rPr>
        <w:t>ser</w:t>
      </w:r>
      <w:r w:rsidR="00A11A6C">
        <w:t xml:space="preserve"> navigation example:</w:t>
      </w:r>
    </w:p>
    <w:p w14:paraId="77DCD643" w14:textId="77777777" w:rsidR="00A11A6C" w:rsidRDefault="00A11A6C" w:rsidP="00A11A6C">
      <w:pPr>
        <w:spacing w:after="0"/>
        <w:rPr>
          <w:sz w:val="2"/>
        </w:rPr>
      </w:pPr>
    </w:p>
    <w:p w14:paraId="6E14C83D" w14:textId="5108AE9D" w:rsidR="00A11A6C" w:rsidRDefault="0032453F" w:rsidP="00A11A6C">
      <w:pPr>
        <w:pStyle w:val="ListParagraph"/>
        <w:spacing w:after="0"/>
        <w:ind w:left="0"/>
        <w:rPr>
          <w:b/>
          <w:bCs/>
        </w:rPr>
      </w:pPr>
      <w:r w:rsidRPr="0032453F">
        <w:rPr>
          <w:noProof/>
          <w:lang w:val="bg-BG" w:eastAsia="bg-BG"/>
        </w:rPr>
        <w:drawing>
          <wp:inline distT="0" distB="0" distL="0" distR="0" wp14:anchorId="68BF3FE9" wp14:editId="23E2A9DF">
            <wp:extent cx="6010275" cy="456538"/>
            <wp:effectExtent l="0" t="0" r="0" b="127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551" cy="46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CEC3" w14:textId="77777777" w:rsidR="00A11A6C" w:rsidRDefault="00A11A6C" w:rsidP="00A11A6C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57B523BE" w14:textId="77777777" w:rsidR="00B101A1" w:rsidRDefault="00A11A6C" w:rsidP="00A73BBA">
      <w:pPr>
        <w:pStyle w:val="ListParagraph"/>
        <w:spacing w:before="120" w:after="120"/>
        <w:ind w:left="0"/>
        <w:rPr>
          <w:noProof/>
        </w:rPr>
      </w:pPr>
      <w:r>
        <w:rPr>
          <w:b/>
          <w:bCs/>
        </w:rPr>
        <w:lastRenderedPageBreak/>
        <w:t>Guest</w:t>
      </w:r>
      <w:r>
        <w:t xml:space="preserve"> navigation example:</w:t>
      </w:r>
      <w:r>
        <w:rPr>
          <w:noProof/>
        </w:rPr>
        <w:t xml:space="preserve"> </w:t>
      </w:r>
    </w:p>
    <w:p w14:paraId="51214CCF" w14:textId="77777777" w:rsidR="00B101A1" w:rsidRDefault="00B101A1" w:rsidP="00A73BBA">
      <w:pPr>
        <w:pStyle w:val="ListParagraph"/>
        <w:spacing w:before="120" w:after="120"/>
        <w:ind w:left="0"/>
        <w:rPr>
          <w:noProof/>
        </w:rPr>
      </w:pPr>
    </w:p>
    <w:p w14:paraId="2AC53737" w14:textId="5B290E95" w:rsidR="004F242C" w:rsidRPr="00A73BBA" w:rsidRDefault="0032453F" w:rsidP="00A73BBA">
      <w:pPr>
        <w:pStyle w:val="ListParagraph"/>
        <w:spacing w:before="120" w:after="120"/>
        <w:ind w:left="0"/>
        <w:rPr>
          <w:rStyle w:val="Heading3Char"/>
          <w:rFonts w:eastAsiaTheme="minorHAnsi" w:cstheme="minorBidi"/>
          <w:b w:val="0"/>
          <w:noProof/>
          <w:color w:val="auto"/>
          <w:sz w:val="22"/>
          <w:szCs w:val="22"/>
        </w:rPr>
      </w:pPr>
      <w:r w:rsidRPr="0032453F">
        <w:rPr>
          <w:noProof/>
          <w:lang w:val="bg-BG" w:eastAsia="bg-BG"/>
        </w:rPr>
        <w:drawing>
          <wp:inline distT="0" distB="0" distL="0" distR="0" wp14:anchorId="65589421" wp14:editId="36C9C407">
            <wp:extent cx="6010275" cy="434975"/>
            <wp:effectExtent l="0" t="0" r="9525" b="317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244" cy="4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694" w14:textId="194D432F" w:rsidR="004F242C" w:rsidRPr="004F242C" w:rsidRDefault="004F242C" w:rsidP="00E12BAE">
      <w:pPr>
        <w:pStyle w:val="Heading3"/>
      </w:pPr>
      <w:r w:rsidRPr="004F242C">
        <w:rPr>
          <w:rStyle w:val="Heading3Char"/>
          <w:b/>
        </w:rPr>
        <w:t xml:space="preserve">Home </w:t>
      </w:r>
      <w:del w:id="82" w:author="Author">
        <w:r w:rsidRPr="004F242C" w:rsidDel="002A2487">
          <w:rPr>
            <w:rStyle w:val="Heading3Char"/>
            <w:b/>
          </w:rPr>
          <w:delText>p</w:delText>
        </w:r>
      </w:del>
      <w:ins w:id="83" w:author="Author">
        <w:r w:rsidR="002A2487">
          <w:rPr>
            <w:rStyle w:val="Heading3Char"/>
            <w:b/>
          </w:rPr>
          <w:t>P</w:t>
        </w:r>
      </w:ins>
      <w:r w:rsidRPr="004F242C">
        <w:rPr>
          <w:rStyle w:val="Heading3Char"/>
          <w:b/>
        </w:rPr>
        <w:t>age (</w:t>
      </w:r>
      <w:r w:rsidR="00E12BAE">
        <w:rPr>
          <w:rStyle w:val="Heading3Char"/>
          <w:b/>
        </w:rPr>
        <w:t>10</w:t>
      </w:r>
      <w:r w:rsidRPr="004F242C">
        <w:rPr>
          <w:rStyle w:val="Heading3Char"/>
          <w:b/>
        </w:rPr>
        <w:t xml:space="preserve"> pts)</w:t>
      </w:r>
    </w:p>
    <w:p w14:paraId="6A71868D" w14:textId="7BD43F8A" w:rsidR="00533AE2" w:rsidDel="002A2487" w:rsidRDefault="00533AE2" w:rsidP="00533AE2">
      <w:pPr>
        <w:rPr>
          <w:del w:id="84" w:author="Author"/>
        </w:rPr>
      </w:pPr>
      <w:r>
        <w:rPr>
          <w:noProof/>
        </w:rPr>
        <w:t xml:space="preserve">Implement a static </w:t>
      </w:r>
      <w:del w:id="85" w:author="Author">
        <w:r w:rsidDel="002A2487">
          <w:rPr>
            <w:b/>
            <w:noProof/>
          </w:rPr>
          <w:delText>H</w:delText>
        </w:r>
      </w:del>
      <w:ins w:id="86" w:author="Author">
        <w:r w:rsidR="002A2487">
          <w:rPr>
            <w:b/>
            <w:noProof/>
          </w:rPr>
          <w:t>h</w:t>
        </w:r>
      </w:ins>
      <w:r>
        <w:rPr>
          <w:b/>
          <w:noProof/>
        </w:rPr>
        <w:t>ome page</w:t>
      </w:r>
      <w:r>
        <w:rPr>
          <w:noProof/>
        </w:rPr>
        <w:t xml:space="preserve"> for the app using the structure for it from the given </w:t>
      </w:r>
      <w:commentRangeStart w:id="87"/>
      <w:r>
        <w:rPr>
          <w:noProof/>
        </w:rPr>
        <w:t>resources</w:t>
      </w:r>
      <w:commentRangeEnd w:id="87"/>
      <w:r w:rsidR="002A2487">
        <w:rPr>
          <w:rStyle w:val="CommentReference"/>
        </w:rPr>
        <w:commentReference w:id="87"/>
      </w:r>
      <w:r>
        <w:rPr>
          <w:noProof/>
        </w:rPr>
        <w:t>.</w:t>
      </w:r>
      <w:r w:rsidR="00BD0FBC" w:rsidRPr="00BD0FBC">
        <w:rPr>
          <w:noProof/>
        </w:rPr>
        <w:t xml:space="preserve"> </w:t>
      </w:r>
      <w:r w:rsidR="00BD0FBC" w:rsidRPr="00BD0FBC">
        <w:rPr>
          <w:noProof/>
          <w:lang w:val="bg-BG" w:eastAsia="bg-BG"/>
        </w:rPr>
        <w:drawing>
          <wp:inline distT="0" distB="0" distL="0" distR="0" wp14:anchorId="3D3C8BB9" wp14:editId="5EAAA088">
            <wp:extent cx="5810830" cy="2995249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30" cy="29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050" w14:textId="4A800D67" w:rsidR="00533AE2" w:rsidRPr="002A2487" w:rsidRDefault="00533AE2" w:rsidP="00533AE2">
      <w:pPr>
        <w:rPr>
          <w:b/>
          <w:u w:val="single"/>
        </w:rPr>
      </w:pPr>
    </w:p>
    <w:p w14:paraId="0BADCDA3" w14:textId="04CE70E3" w:rsidR="00A11A6C" w:rsidRDefault="00A11A6C" w:rsidP="00A11A6C">
      <w:pPr>
        <w:pStyle w:val="Heading3"/>
        <w:rPr>
          <w:noProof/>
        </w:rPr>
      </w:pPr>
      <w:r>
        <w:t>Log</w:t>
      </w:r>
      <w:ins w:id="88" w:author="Author">
        <w:del w:id="89" w:author="Author">
          <w:r w:rsidR="0062660A" w:rsidDel="00BF1ADE">
            <w:delText>ged-</w:delText>
          </w:r>
        </w:del>
      </w:ins>
      <w:r>
        <w:t>in</w:t>
      </w:r>
      <w:r>
        <w:rPr>
          <w:noProof/>
        </w:rPr>
        <w:t xml:space="preserve"> </w:t>
      </w:r>
      <w:ins w:id="90" w:author="Author">
        <w:r w:rsidR="00BF1ADE">
          <w:rPr>
            <w:noProof/>
          </w:rPr>
          <w:t>Page</w:t>
        </w:r>
      </w:ins>
      <w:del w:id="91" w:author="Author">
        <w:r w:rsidDel="00BF1ADE">
          <w:rPr>
            <w:noProof/>
          </w:rPr>
          <w:delText>User</w:delText>
        </w:r>
      </w:del>
      <w:r>
        <w:rPr>
          <w:noProof/>
        </w:rPr>
        <w:t xml:space="preserve"> (</w:t>
      </w:r>
      <w:r w:rsidR="00E12BAE">
        <w:rPr>
          <w:noProof/>
        </w:rPr>
        <w:t>5</w:t>
      </w:r>
      <w:r>
        <w:rPr>
          <w:noProof/>
        </w:rPr>
        <w:t xml:space="preserve"> pts)</w:t>
      </w:r>
    </w:p>
    <w:p w14:paraId="25B6A77B" w14:textId="75143B6F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 xml:space="preserve">The </w:t>
      </w:r>
      <w:r>
        <w:rPr>
          <w:b/>
          <w:bCs/>
        </w:rPr>
        <w:t>included REST service</w:t>
      </w:r>
      <w:r>
        <w:t xml:space="preserve"> comes with the following </w:t>
      </w:r>
      <w:r>
        <w:rPr>
          <w:b/>
          <w:bCs/>
        </w:rPr>
        <w:t>premade</w:t>
      </w:r>
      <w:r>
        <w:t xml:space="preserve"> user accounts</w:t>
      </w:r>
      <w:del w:id="92" w:author="Author">
        <w:r w:rsidDel="0062660A">
          <w:delText>,</w:delText>
        </w:r>
      </w:del>
      <w:r>
        <w:t xml:space="preserve"> which you may use for development:</w:t>
      </w:r>
    </w:p>
    <w:p w14:paraId="6B43D52D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>{ "email": "peter@abv.bg", "password": "123456" }</w:t>
      </w:r>
    </w:p>
    <w:p w14:paraId="245601B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contextualSpacing/>
      </w:pPr>
      <w:r>
        <w:t>{ "email": "john@abv.bg", "password": "123456" }</w:t>
      </w:r>
    </w:p>
    <w:p w14:paraId="128D2972" w14:textId="2D1CFED5" w:rsidR="00A11A6C" w:rsidRDefault="00A11A6C" w:rsidP="00A11A6C">
      <w:r>
        <w:t xml:space="preserve">The </w:t>
      </w:r>
      <w:del w:id="93" w:author="Author">
        <w:r w:rsidDel="0062660A">
          <w:rPr>
            <w:b/>
            <w:bCs/>
          </w:rPr>
          <w:delText>L</w:delText>
        </w:r>
      </w:del>
      <w:ins w:id="94" w:author="Author">
        <w:r w:rsidR="0062660A">
          <w:rPr>
            <w:b/>
            <w:bCs/>
          </w:rPr>
          <w:t>l</w:t>
        </w:r>
      </w:ins>
      <w:r>
        <w:rPr>
          <w:b/>
          <w:bCs/>
        </w:rPr>
        <w:t>ogin</w:t>
      </w:r>
      <w:r>
        <w:t xml:space="preserve"> page contains a form for existing user authentication. By providing an</w:t>
      </w:r>
      <w:r>
        <w:rPr>
          <w:b/>
          <w:noProof/>
        </w:rPr>
        <w:t xml:space="preserve"> email</w:t>
      </w:r>
      <w:r w:rsidRPr="0083126F">
        <w:rPr>
          <w:bCs/>
          <w:noProof/>
          <w:rPrChange w:id="95" w:author="Author">
            <w:rPr>
              <w:b/>
              <w:noProof/>
            </w:rPr>
          </w:rPrChange>
        </w:rPr>
        <w:t xml:space="preserve"> and</w:t>
      </w:r>
      <w:ins w:id="96" w:author="Author">
        <w:r w:rsidR="004F6D2D" w:rsidRPr="0083126F">
          <w:rPr>
            <w:bCs/>
            <w:noProof/>
            <w:rPrChange w:id="97" w:author="Author">
              <w:rPr>
                <w:b/>
                <w:noProof/>
              </w:rPr>
            </w:rPrChange>
          </w:rPr>
          <w:t xml:space="preserve"> a</w:t>
        </w:r>
      </w:ins>
      <w:r>
        <w:rPr>
          <w:b/>
          <w:noProof/>
        </w:rPr>
        <w:t xml:space="preserve"> password</w:t>
      </w:r>
      <w:ins w:id="98" w:author="Author">
        <w:r w:rsidR="0062660A">
          <w:rPr>
            <w:bCs/>
            <w:noProof/>
          </w:rPr>
          <w:t>,</w:t>
        </w:r>
      </w:ins>
      <w:r>
        <w:rPr>
          <w:b/>
          <w:noProof/>
        </w:rPr>
        <w:t xml:space="preserve"> </w:t>
      </w:r>
      <w:r>
        <w:rPr>
          <w:noProof/>
        </w:rPr>
        <w:t>t</w:t>
      </w:r>
      <w:r>
        <w:t>he app should log</w:t>
      </w:r>
      <w:del w:id="99" w:author="Author">
        <w:r w:rsidDel="0062660A">
          <w:delText>in</w:delText>
        </w:r>
      </w:del>
      <w:r>
        <w:t xml:space="preserve"> a user in the system</w:t>
      </w:r>
      <w:r>
        <w:rPr>
          <w:noProof/>
        </w:rPr>
        <w:t xml:space="preserve"> </w:t>
      </w:r>
      <w:r w:rsidRPr="00A73BBA">
        <w:rPr>
          <w:b/>
          <w:noProof/>
        </w:rPr>
        <w:t>if</w:t>
      </w:r>
      <w:r>
        <w:rPr>
          <w:noProof/>
        </w:rPr>
        <w:t xml:space="preserve"> there are </w:t>
      </w:r>
      <w:r w:rsidRPr="00A73BBA">
        <w:rPr>
          <w:b/>
          <w:noProof/>
        </w:rPr>
        <w:t>no empty fields</w:t>
      </w:r>
      <w:r>
        <w:t>.</w:t>
      </w:r>
    </w:p>
    <w:p w14:paraId="4C7BAAF8" w14:textId="45469E40" w:rsidR="00A11A6C" w:rsidRDefault="00BD0FBC" w:rsidP="00A11A6C">
      <w:pPr>
        <w:jc w:val="center"/>
      </w:pPr>
      <w:r w:rsidRPr="00BD0FBC">
        <w:rPr>
          <w:noProof/>
          <w:lang w:val="bg-BG" w:eastAsia="bg-BG"/>
        </w:rPr>
        <w:lastRenderedPageBreak/>
        <w:drawing>
          <wp:inline distT="0" distB="0" distL="0" distR="0" wp14:anchorId="67D1280D" wp14:editId="191C0C13">
            <wp:extent cx="5795261" cy="2996143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261" cy="29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A8B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login:</w:t>
      </w:r>
    </w:p>
    <w:p w14:paraId="16B3472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76BD892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/users/login</w:t>
      </w:r>
    </w:p>
    <w:p w14:paraId="60433272" w14:textId="335F2C6F" w:rsidR="00A11A6C" w:rsidRDefault="0062660A" w:rsidP="00A11A6C">
      <w:ins w:id="100" w:author="Author">
        <w:r>
          <w:t>The r</w:t>
        </w:r>
      </w:ins>
      <w:del w:id="101" w:author="Author">
        <w:r w:rsidR="00A11A6C" w:rsidDel="0062660A">
          <w:delText>R</w:delText>
        </w:r>
      </w:del>
      <w:r w:rsidR="00A11A6C">
        <w:t xml:space="preserve">equired </w:t>
      </w:r>
      <w:r w:rsidR="00A11A6C">
        <w:rPr>
          <w:b/>
          <w:bCs/>
        </w:rPr>
        <w:t>headers</w:t>
      </w:r>
      <w:r w:rsidR="00A11A6C">
        <w:t xml:space="preserve"> are described in the </w:t>
      </w:r>
      <w:ins w:id="102" w:author="Author">
        <w:r w:rsidR="00D266DD">
          <w:fldChar w:fldCharType="begin"/>
        </w:r>
        <w:r w:rsidR="0083126F">
          <w:instrText>HYPERLINK  \l "_Required_Headers"</w:instrText>
        </w:r>
        <w:r w:rsidR="00D266DD">
          <w:fldChar w:fldCharType="separate"/>
        </w:r>
        <w:r w:rsidR="00A11A6C" w:rsidRPr="00D266DD">
          <w:rPr>
            <w:rStyle w:val="Hyperlink"/>
          </w:rPr>
          <w:t>documentation</w:t>
        </w:r>
        <w:r w:rsidR="00D266DD">
          <w:fldChar w:fldCharType="end"/>
        </w:r>
      </w:ins>
      <w:r w:rsidR="00A11A6C">
        <w:t>. The service expects a body with the following shape:</w:t>
      </w:r>
    </w:p>
    <w:p w14:paraId="0CF32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87AFD7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515B751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3CA87EB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7117677" w14:textId="20169FE3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r>
        <w:rPr>
          <w:rFonts w:cstheme="minorHAnsi"/>
          <w:b/>
          <w:szCs w:val="24"/>
        </w:rPr>
        <w:t>accessToken</w:t>
      </w:r>
      <w:del w:id="103" w:author="Author">
        <w:r w:rsidDel="0062660A">
          <w:delText>,</w:delText>
        </w:r>
      </w:del>
      <w:r>
        <w:t xml:space="preserve">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</w:t>
      </w:r>
      <w:r w:rsidRPr="00787790">
        <w:rPr>
          <w:rFonts w:cstheme="minorHAnsi"/>
          <w:bCs/>
          <w:szCs w:val="24"/>
          <w:rPrChange w:id="104" w:author="Author">
            <w:rPr>
              <w:rFonts w:cstheme="minorHAnsi"/>
              <w:b/>
              <w:szCs w:val="24"/>
            </w:rPr>
          </w:rPrChange>
        </w:rPr>
        <w:t>–</w:t>
      </w:r>
      <w:r>
        <w:rPr>
          <w:rFonts w:cstheme="minorHAnsi"/>
          <w:b/>
          <w:szCs w:val="24"/>
        </w:rPr>
        <w:t xml:space="preserve"> </w:t>
      </w:r>
      <w:r>
        <w:t xml:space="preserve">you need to store this information using </w:t>
      </w:r>
      <w:r>
        <w:rPr>
          <w:b/>
          <w:bCs/>
        </w:rPr>
        <w:t>sessionStorage</w:t>
      </w:r>
      <w:r>
        <w:t xml:space="preserve"> or </w:t>
      </w:r>
      <w:r>
        <w:rPr>
          <w:b/>
          <w:bCs/>
        </w:rPr>
        <w:t>localStorage</w:t>
      </w:r>
      <w:del w:id="105" w:author="Author">
        <w:r w:rsidDel="0062660A">
          <w:rPr>
            <w:b/>
            <w:bCs/>
          </w:rPr>
          <w:delText>,</w:delText>
        </w:r>
      </w:del>
      <w:r>
        <w:t xml:space="preserve"> in order to be able to perform authenticated requests.</w:t>
      </w:r>
    </w:p>
    <w:p w14:paraId="63FA7A1C" w14:textId="7F52C62C" w:rsidR="00A11A6C" w:rsidRDefault="00A11A6C" w:rsidP="00A11A6C">
      <w:r>
        <w:t xml:space="preserve">If the login was successful, </w:t>
      </w:r>
      <w:r>
        <w:rPr>
          <w:b/>
          <w:bCs/>
        </w:rPr>
        <w:t>redirect</w:t>
      </w:r>
      <w:r>
        <w:t xml:space="preserve"> the user to the </w:t>
      </w:r>
      <w:del w:id="106" w:author="Author">
        <w:r w:rsidR="00A73BBA" w:rsidDel="0062660A">
          <w:rPr>
            <w:b/>
          </w:rPr>
          <w:delText>H</w:delText>
        </w:r>
      </w:del>
      <w:ins w:id="107" w:author="Author">
        <w:r w:rsidR="0062660A">
          <w:rPr>
            <w:b/>
          </w:rPr>
          <w:t>h</w:t>
        </w:r>
      </w:ins>
      <w:r w:rsidR="00A73BBA">
        <w:rPr>
          <w:b/>
        </w:rPr>
        <w:t>ome</w:t>
      </w:r>
      <w:r>
        <w:rPr>
          <w:b/>
        </w:rPr>
        <w:t xml:space="preserve"> </w:t>
      </w:r>
      <w:r>
        <w:t>page. If there is an error</w:t>
      </w:r>
      <w:del w:id="108" w:author="Author">
        <w:r w:rsidDel="0062660A">
          <w:delText>,</w:delText>
        </w:r>
      </w:del>
      <w:r>
        <w:t xml:space="preserve"> or the </w:t>
      </w:r>
      <w:r>
        <w:rPr>
          <w:b/>
          <w:bCs/>
        </w:rPr>
        <w:t>validations</w:t>
      </w:r>
      <w:r>
        <w:t xml:space="preserve"> don’t pass, display an appropriate error message</w:t>
      </w:r>
      <w:del w:id="109" w:author="Author">
        <w:r w:rsidDel="0062660A">
          <w:delText>,</w:delText>
        </w:r>
      </w:del>
      <w:r>
        <w:t xml:space="preserve"> using a system dialog (</w:t>
      </w:r>
      <w:r>
        <w:rPr>
          <w:rStyle w:val="CodeChar"/>
        </w:rPr>
        <w:t>window.alert</w:t>
      </w:r>
      <w:r>
        <w:t>).</w:t>
      </w:r>
    </w:p>
    <w:p w14:paraId="1B2B7DEF" w14:textId="0E58AB85" w:rsidR="00A11A6C" w:rsidRDefault="00A11A6C" w:rsidP="00A11A6C">
      <w:pPr>
        <w:pStyle w:val="Heading3"/>
        <w:rPr>
          <w:noProof/>
        </w:rPr>
      </w:pPr>
      <w:r>
        <w:t>Register</w:t>
      </w:r>
      <w:ins w:id="110" w:author="Author">
        <w:del w:id="111" w:author="Author">
          <w:r w:rsidR="0062660A" w:rsidDel="00BF1ADE">
            <w:delText>ed</w:delText>
          </w:r>
        </w:del>
      </w:ins>
      <w:r>
        <w:rPr>
          <w:noProof/>
        </w:rPr>
        <w:t xml:space="preserve"> </w:t>
      </w:r>
      <w:ins w:id="112" w:author="Author">
        <w:r w:rsidR="00BF1ADE">
          <w:rPr>
            <w:noProof/>
          </w:rPr>
          <w:t>Page</w:t>
        </w:r>
      </w:ins>
      <w:del w:id="113" w:author="Author">
        <w:r w:rsidDel="00BF1ADE">
          <w:rPr>
            <w:noProof/>
          </w:rPr>
          <w:delText>User</w:delText>
        </w:r>
      </w:del>
      <w:r>
        <w:rPr>
          <w:noProof/>
        </w:rPr>
        <w:t xml:space="preserve"> (10 pts)</w:t>
      </w:r>
    </w:p>
    <w:p w14:paraId="6E8AF3AB" w14:textId="48B21098" w:rsidR="00A11A6C" w:rsidRDefault="0062660A" w:rsidP="00A11A6C">
      <w:pPr>
        <w:spacing w:before="120" w:after="120" w:line="240" w:lineRule="auto"/>
        <w:jc w:val="both"/>
        <w:rPr>
          <w:noProof/>
        </w:rPr>
      </w:pPr>
      <w:ins w:id="114" w:author="Author">
        <w:r>
          <w:rPr>
            <w:noProof/>
          </w:rPr>
          <w:t>When an</w:t>
        </w:r>
      </w:ins>
      <w:del w:id="115" w:author="Author">
        <w:r w:rsidR="00A11A6C" w:rsidDel="0062660A">
          <w:rPr>
            <w:noProof/>
          </w:rPr>
          <w:delText>By given</w:delText>
        </w:r>
      </w:del>
      <w:r w:rsidR="00A11A6C">
        <w:rPr>
          <w:noProof/>
        </w:rPr>
        <w:t xml:space="preserve"> </w:t>
      </w:r>
      <w:r w:rsidR="00A11A6C">
        <w:rPr>
          <w:b/>
          <w:noProof/>
        </w:rPr>
        <w:t>email</w:t>
      </w:r>
      <w:del w:id="116" w:author="Author">
        <w:r w:rsidR="00A11A6C" w:rsidDel="0062660A">
          <w:rPr>
            <w:b/>
            <w:noProof/>
          </w:rPr>
          <w:delText>,</w:delText>
        </w:r>
      </w:del>
      <w:ins w:id="117" w:author="Author">
        <w:r>
          <w:rPr>
            <w:b/>
            <w:noProof/>
          </w:rPr>
          <w:t xml:space="preserve"> </w:t>
        </w:r>
        <w:r w:rsidRPr="00787790">
          <w:rPr>
            <w:bCs/>
            <w:noProof/>
            <w:rPrChange w:id="118" w:author="Author">
              <w:rPr>
                <w:b/>
                <w:noProof/>
              </w:rPr>
            </w:rPrChange>
          </w:rPr>
          <w:t>and a</w:t>
        </w:r>
      </w:ins>
      <w:r w:rsidR="00A11A6C">
        <w:rPr>
          <w:noProof/>
        </w:rPr>
        <w:t xml:space="preserve"> </w:t>
      </w:r>
      <w:r w:rsidR="00A11A6C">
        <w:rPr>
          <w:b/>
          <w:noProof/>
        </w:rPr>
        <w:t xml:space="preserve">password </w:t>
      </w:r>
      <w:ins w:id="119" w:author="Author">
        <w:r w:rsidRPr="00787790">
          <w:rPr>
            <w:bCs/>
            <w:noProof/>
            <w:rPrChange w:id="120" w:author="Author">
              <w:rPr>
                <w:b/>
                <w:noProof/>
              </w:rPr>
            </w:rPrChange>
          </w:rPr>
          <w:t xml:space="preserve">are provided, the </w:t>
        </w:r>
      </w:ins>
      <w:r w:rsidR="00A11A6C">
        <w:rPr>
          <w:noProof/>
        </w:rPr>
        <w:t xml:space="preserve">app should register a new user in the system. All </w:t>
      </w:r>
      <w:ins w:id="121" w:author="Author">
        <w:r>
          <w:rPr>
            <w:noProof/>
          </w:rPr>
          <w:t xml:space="preserve">the </w:t>
        </w:r>
      </w:ins>
      <w:r w:rsidR="00A11A6C">
        <w:rPr>
          <w:noProof/>
        </w:rPr>
        <w:t>fields are required – if any of them is empty</w:t>
      </w:r>
      <w:del w:id="122" w:author="Author">
        <w:r w:rsidR="00A11A6C" w:rsidDel="0062660A">
          <w:rPr>
            <w:noProof/>
          </w:rPr>
          <w:delText>,</w:delText>
        </w:r>
      </w:del>
      <w:r w:rsidR="006E5431">
        <w:rPr>
          <w:noProof/>
        </w:rPr>
        <w:t xml:space="preserve"> or 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the </w:t>
      </w:r>
      <w:r w:rsidR="006E5431" w:rsidRPr="006E5431">
        <w:rPr>
          <w:rStyle w:val="normaltextrun"/>
          <w:rFonts w:ascii="Calibri" w:hAnsi="Calibri" w:cs="Calibri"/>
          <w:b/>
          <w:color w:val="000000"/>
          <w:bdr w:val="none" w:sz="0" w:space="0" w:color="auto" w:frame="1"/>
        </w:rPr>
        <w:t>password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="006E5431" w:rsidRP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and</w:t>
      </w:r>
      <w:r w:rsidR="006E5431" w:rsidRPr="006E5431">
        <w:rPr>
          <w:rStyle w:val="normaltextrun"/>
          <w:rFonts w:ascii="Calibri" w:hAnsi="Calibri" w:cs="Calibri"/>
          <w:b/>
          <w:color w:val="000000"/>
          <w:bdr w:val="none" w:sz="0" w:space="0" w:color="auto" w:frame="1"/>
        </w:rPr>
        <w:t xml:space="preserve"> repeat password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="006E5431" w:rsidRP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do</w:t>
      </w:r>
      <w:del w:id="123" w:author="Author">
        <w:r w:rsidR="006E5431" w:rsidRPr="006E5431" w:rsidDel="0062660A">
          <w:rPr>
            <w:rStyle w:val="normaltextrun"/>
            <w:rFonts w:ascii="Calibri" w:hAnsi="Calibri" w:cs="Calibri"/>
            <w:color w:val="000000"/>
            <w:bdr w:val="none" w:sz="0" w:space="0" w:color="auto" w:frame="1"/>
          </w:rPr>
          <w:delText>es</w:delText>
        </w:r>
      </w:del>
      <w:r w:rsidR="006E5431" w:rsidRP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 xml:space="preserve">n't </w:t>
      </w:r>
      <w:r w:rsidR="006E5431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match,</w:t>
      </w:r>
      <w:r w:rsidR="00A11A6C">
        <w:rPr>
          <w:noProof/>
        </w:rPr>
        <w:t xml:space="preserve"> display an error.</w:t>
      </w:r>
    </w:p>
    <w:p w14:paraId="63B2C9A6" w14:textId="180A3230" w:rsidR="00A11A6C" w:rsidRDefault="00BD0FBC" w:rsidP="00A11A6C">
      <w:pPr>
        <w:spacing w:before="120" w:after="120" w:line="240" w:lineRule="auto"/>
        <w:jc w:val="center"/>
        <w:rPr>
          <w:noProof/>
        </w:rPr>
      </w:pPr>
      <w:r w:rsidRPr="00BD0FBC">
        <w:rPr>
          <w:noProof/>
          <w:lang w:val="bg-BG" w:eastAsia="bg-BG"/>
        </w:rPr>
        <w:lastRenderedPageBreak/>
        <w:drawing>
          <wp:inline distT="0" distB="0" distL="0" distR="0" wp14:anchorId="48215951" wp14:editId="4AF601E7">
            <wp:extent cx="5829864" cy="3007342"/>
            <wp:effectExtent l="0" t="0" r="0" b="317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64" cy="30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01C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registration:</w:t>
      </w:r>
    </w:p>
    <w:p w14:paraId="53188736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F07F1D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/users/register</w:t>
      </w:r>
    </w:p>
    <w:p w14:paraId="1ED4B88B" w14:textId="163FFFB0" w:rsidR="00A11A6C" w:rsidRDefault="00AA5B16" w:rsidP="00A11A6C">
      <w:ins w:id="124" w:author="Author">
        <w:r>
          <w:t>The r</w:t>
        </w:r>
      </w:ins>
      <w:del w:id="125" w:author="Author">
        <w:r w:rsidR="00A11A6C" w:rsidDel="00AA5B16">
          <w:delText>R</w:delText>
        </w:r>
      </w:del>
      <w:r w:rsidR="00A11A6C">
        <w:t xml:space="preserve">equired </w:t>
      </w:r>
      <w:r w:rsidR="00A11A6C">
        <w:rPr>
          <w:b/>
          <w:bCs/>
        </w:rPr>
        <w:t>headers</w:t>
      </w:r>
      <w:r w:rsidR="00A11A6C">
        <w:t xml:space="preserve"> are described in the </w:t>
      </w:r>
      <w:ins w:id="126" w:author="Author">
        <w:r w:rsidR="00D266DD">
          <w:fldChar w:fldCharType="begin"/>
        </w:r>
        <w:r w:rsidR="0083126F">
          <w:instrText>HYPERLINK  \l "_Required_Headers"</w:instrText>
        </w:r>
        <w:r w:rsidR="00D266DD">
          <w:fldChar w:fldCharType="separate"/>
        </w:r>
        <w:r w:rsidR="00A11A6C" w:rsidRPr="00D266DD">
          <w:rPr>
            <w:rStyle w:val="Hyperlink"/>
          </w:rPr>
          <w:t>documentation</w:t>
        </w:r>
        <w:r w:rsidR="00D266DD">
          <w:fldChar w:fldCharType="end"/>
        </w:r>
      </w:ins>
      <w:r w:rsidR="00A11A6C">
        <w:t>. The service expects a body with the following shape:</w:t>
      </w:r>
    </w:p>
    <w:p w14:paraId="61B8694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7AAB1517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105506D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28F37CA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003099D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r>
        <w:rPr>
          <w:rFonts w:cstheme="minorHAnsi"/>
          <w:b/>
          <w:szCs w:val="24"/>
        </w:rPr>
        <w:t>accessToken</w:t>
      </w:r>
      <w:del w:id="127" w:author="Author">
        <w:r w:rsidDel="00AA5B16">
          <w:delText>,</w:delText>
        </w:r>
      </w:del>
      <w:r>
        <w:t xml:space="preserve">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</w:t>
      </w:r>
      <w:r w:rsidRPr="00787790">
        <w:rPr>
          <w:rFonts w:cstheme="minorHAnsi"/>
          <w:bCs/>
          <w:szCs w:val="24"/>
          <w:rPrChange w:id="128" w:author="Author">
            <w:rPr>
              <w:rFonts w:cstheme="minorHAnsi"/>
              <w:b/>
              <w:szCs w:val="24"/>
            </w:rPr>
          </w:rPrChange>
        </w:rPr>
        <w:t>–</w:t>
      </w:r>
      <w:r>
        <w:rPr>
          <w:rFonts w:cstheme="minorHAnsi"/>
          <w:b/>
          <w:szCs w:val="24"/>
        </w:rPr>
        <w:t xml:space="preserve"> </w:t>
      </w:r>
      <w:r>
        <w:t xml:space="preserve">you need to store this information using </w:t>
      </w:r>
      <w:r>
        <w:rPr>
          <w:b/>
          <w:bCs/>
        </w:rPr>
        <w:t>sessionStorage</w:t>
      </w:r>
      <w:r>
        <w:t xml:space="preserve"> or </w:t>
      </w:r>
      <w:r>
        <w:rPr>
          <w:b/>
          <w:bCs/>
        </w:rPr>
        <w:t>localStorage</w:t>
      </w:r>
      <w:del w:id="129" w:author="Author">
        <w:r w:rsidDel="00AA5B16">
          <w:rPr>
            <w:b/>
            <w:bCs/>
          </w:rPr>
          <w:delText>,</w:delText>
        </w:r>
      </w:del>
      <w:r>
        <w:t xml:space="preserve"> in order to be able to perform authenticated requests.</w:t>
      </w:r>
    </w:p>
    <w:p w14:paraId="2F947CD1" w14:textId="42E29A4E" w:rsidR="00A11A6C" w:rsidRDefault="00A11A6C" w:rsidP="00A11A6C">
      <w:r>
        <w:t xml:space="preserve">If the registration was successful, </w:t>
      </w:r>
      <w:r>
        <w:rPr>
          <w:b/>
          <w:bCs/>
        </w:rPr>
        <w:t>redirect</w:t>
      </w:r>
      <w:r>
        <w:t xml:space="preserve"> the user to the </w:t>
      </w:r>
      <w:del w:id="130" w:author="Author">
        <w:r w:rsidR="006425B0" w:rsidDel="00AA5B16">
          <w:rPr>
            <w:b/>
          </w:rPr>
          <w:delText>H</w:delText>
        </w:r>
      </w:del>
      <w:ins w:id="131" w:author="Author">
        <w:r w:rsidR="00AA5B16">
          <w:rPr>
            <w:b/>
          </w:rPr>
          <w:t>h</w:t>
        </w:r>
      </w:ins>
      <w:r w:rsidR="006425B0">
        <w:rPr>
          <w:b/>
        </w:rPr>
        <w:t>ome</w:t>
      </w:r>
      <w:r>
        <w:t xml:space="preserve"> page. If there is an error</w:t>
      </w:r>
      <w:del w:id="132" w:author="Author">
        <w:r w:rsidDel="00AA5B16">
          <w:delText>,</w:delText>
        </w:r>
      </w:del>
      <w:r>
        <w:t xml:space="preserve"> or the </w:t>
      </w:r>
      <w:r>
        <w:rPr>
          <w:b/>
          <w:bCs/>
        </w:rPr>
        <w:t>validations</w:t>
      </w:r>
      <w:r>
        <w:t xml:space="preserve"> don’t pass, display an appropriate error message</w:t>
      </w:r>
      <w:del w:id="133" w:author="Author">
        <w:r w:rsidDel="00AA5B16">
          <w:delText>,</w:delText>
        </w:r>
      </w:del>
      <w:r>
        <w:t xml:space="preserve"> using a system dialog (</w:t>
      </w:r>
      <w:r>
        <w:rPr>
          <w:rStyle w:val="CodeChar"/>
        </w:rPr>
        <w:t>window.alert</w:t>
      </w:r>
      <w:r>
        <w:t>).</w:t>
      </w:r>
    </w:p>
    <w:p w14:paraId="6E851AEA" w14:textId="77777777" w:rsidR="00A11A6C" w:rsidRDefault="00A11A6C" w:rsidP="00A11A6C">
      <w:pPr>
        <w:pStyle w:val="Heading3"/>
        <w:rPr>
          <w:noProof/>
        </w:rPr>
      </w:pPr>
      <w:r>
        <w:t>Logout</w:t>
      </w:r>
      <w:r>
        <w:rPr>
          <w:noProof/>
        </w:rPr>
        <w:t xml:space="preserve"> (5 pts)</w:t>
      </w:r>
    </w:p>
    <w:p w14:paraId="03667DAB" w14:textId="77777777" w:rsidR="00A11A6C" w:rsidRDefault="00A11A6C" w:rsidP="00A11A6C">
      <w:bookmarkStart w:id="134" w:name="_Hlk76653122"/>
      <w:r>
        <w:t xml:space="preserve">The logout action is available to </w:t>
      </w:r>
      <w:r>
        <w:rPr>
          <w:b/>
          <w:bCs/>
        </w:rPr>
        <w:t>logged-in users</w:t>
      </w:r>
      <w:r>
        <w:t xml:space="preserve">. Send the following </w:t>
      </w:r>
      <w:r>
        <w:rPr>
          <w:b/>
          <w:bCs/>
        </w:rPr>
        <w:t>request</w:t>
      </w:r>
      <w:r>
        <w:t xml:space="preserve"> to perform logout</w:t>
      </w:r>
      <w:bookmarkEnd w:id="134"/>
      <w:r>
        <w:t>:</w:t>
      </w:r>
    </w:p>
    <w:p w14:paraId="0DEFC9F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  <w:r>
        <w:t xml:space="preserve"> </w:t>
      </w:r>
    </w:p>
    <w:p w14:paraId="4322B43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/users/logout</w:t>
      </w:r>
    </w:p>
    <w:p w14:paraId="2569368B" w14:textId="0B00CEA4" w:rsidR="00A11A6C" w:rsidRDefault="00AA5B16" w:rsidP="00A11A6C">
      <w:pPr>
        <w:rPr>
          <w:rFonts w:cstheme="minorHAnsi"/>
          <w:b/>
          <w:szCs w:val="24"/>
        </w:rPr>
      </w:pPr>
      <w:bookmarkStart w:id="135" w:name="_Hlk76653191"/>
      <w:ins w:id="136" w:author="Author">
        <w:r>
          <w:t>The r</w:t>
        </w:r>
      </w:ins>
      <w:del w:id="137" w:author="Author">
        <w:r w:rsidR="00A11A6C" w:rsidDel="00AA5B16">
          <w:delText>R</w:delText>
        </w:r>
      </w:del>
      <w:r w:rsidR="00A11A6C">
        <w:t xml:space="preserve">equired </w:t>
      </w:r>
      <w:r w:rsidR="00A11A6C">
        <w:rPr>
          <w:b/>
          <w:bCs/>
        </w:rPr>
        <w:t>headers</w:t>
      </w:r>
      <w:r w:rsidR="00A11A6C">
        <w:t xml:space="preserve"> are described in the </w:t>
      </w:r>
      <w:ins w:id="138" w:author="Author">
        <w:r w:rsidR="00D266DD">
          <w:fldChar w:fldCharType="begin"/>
        </w:r>
        <w:r w:rsidR="0083126F">
          <w:instrText>HYPERLINK  \l "_Required_Headers"</w:instrText>
        </w:r>
        <w:r w:rsidR="00D266DD">
          <w:fldChar w:fldCharType="separate"/>
        </w:r>
        <w:r w:rsidR="00A11A6C" w:rsidRPr="00D266DD">
          <w:rPr>
            <w:rStyle w:val="Hyperlink"/>
          </w:rPr>
          <w:t>documentation</w:t>
        </w:r>
        <w:r w:rsidR="00D266DD">
          <w:fldChar w:fldCharType="end"/>
        </w:r>
      </w:ins>
      <w:r w:rsidR="00A11A6C">
        <w:t xml:space="preserve">. Upon success, </w:t>
      </w:r>
      <w:r w:rsidR="00A11A6C">
        <w:rPr>
          <w:rFonts w:cstheme="minorHAnsi"/>
          <w:szCs w:val="24"/>
        </w:rPr>
        <w:t xml:space="preserve">the </w:t>
      </w:r>
      <w:r w:rsidR="00A11A6C">
        <w:rPr>
          <w:rFonts w:cstheme="minorHAnsi"/>
          <w:b/>
          <w:szCs w:val="24"/>
        </w:rPr>
        <w:t>REST service</w:t>
      </w:r>
      <w:r w:rsidR="00A11A6C">
        <w:rPr>
          <w:rFonts w:cstheme="minorHAnsi"/>
          <w:szCs w:val="24"/>
        </w:rPr>
        <w:t xml:space="preserve"> will return an </w:t>
      </w:r>
      <w:r w:rsidR="00A11A6C">
        <w:rPr>
          <w:rFonts w:cstheme="minorHAnsi"/>
          <w:b/>
          <w:bCs/>
          <w:szCs w:val="24"/>
        </w:rPr>
        <w:t>empty response</w:t>
      </w:r>
      <w:r w:rsidR="00A11A6C">
        <w:rPr>
          <w:rFonts w:cstheme="minorHAnsi"/>
          <w:szCs w:val="24"/>
        </w:rPr>
        <w:t>. Clear any session information you’ve stored in browser storage.</w:t>
      </w:r>
      <w:bookmarkEnd w:id="135"/>
    </w:p>
    <w:p w14:paraId="505E36AE" w14:textId="360E2E70" w:rsidR="00A11A6C" w:rsidRDefault="00A11A6C" w:rsidP="00A11A6C">
      <w:r>
        <w:t xml:space="preserve">If the logout was successful, </w:t>
      </w:r>
      <w:r>
        <w:rPr>
          <w:b/>
          <w:bCs/>
        </w:rPr>
        <w:t>redirect</w:t>
      </w:r>
      <w:r>
        <w:t xml:space="preserve"> the user to the </w:t>
      </w:r>
      <w:del w:id="139" w:author="Author">
        <w:r w:rsidR="006425B0" w:rsidDel="00AA5B16">
          <w:rPr>
            <w:b/>
            <w:bCs/>
          </w:rPr>
          <w:delText>H</w:delText>
        </w:r>
      </w:del>
      <w:ins w:id="140" w:author="Author">
        <w:r w:rsidR="00AA5B16">
          <w:rPr>
            <w:b/>
            <w:bCs/>
          </w:rPr>
          <w:t>h</w:t>
        </w:r>
      </w:ins>
      <w:r w:rsidR="006425B0">
        <w:rPr>
          <w:b/>
          <w:bCs/>
        </w:rPr>
        <w:t>ome</w:t>
      </w:r>
      <w:r>
        <w:t xml:space="preserve"> page.</w:t>
      </w:r>
    </w:p>
    <w:p w14:paraId="2EF91CA6" w14:textId="28E6A25E" w:rsidR="00E12BAE" w:rsidRDefault="00E12BAE" w:rsidP="00E12BAE">
      <w:pPr>
        <w:pStyle w:val="Heading3"/>
        <w:rPr>
          <w:noProof/>
        </w:rPr>
      </w:pPr>
      <w:r>
        <w:rPr>
          <w:noProof/>
        </w:rPr>
        <w:lastRenderedPageBreak/>
        <w:t>Dashboard (15 pts)</w:t>
      </w:r>
    </w:p>
    <w:p w14:paraId="25CCCC25" w14:textId="01020E6E" w:rsidR="00E12BAE" w:rsidRDefault="00E12BAE" w:rsidP="00E12BAE">
      <w:pPr>
        <w:rPr>
          <w:lang w:val="bg-BG"/>
        </w:rPr>
      </w:pPr>
      <w:r>
        <w:t xml:space="preserve">This page displays a list of all </w:t>
      </w:r>
      <w:r w:rsidR="006425B0">
        <w:t>fruits</w:t>
      </w:r>
      <w:r>
        <w:t xml:space="preserve"> in the system. Clicking on the </w:t>
      </w:r>
      <w:r w:rsidR="006425B0" w:rsidRPr="00787790">
        <w:rPr>
          <w:b/>
          <w:bCs/>
          <w:rPrChange w:id="141" w:author="Author">
            <w:rPr/>
          </w:rPrChange>
        </w:rPr>
        <w:t>More Info</w:t>
      </w:r>
      <w:r>
        <w:t xml:space="preserve"> button in the </w:t>
      </w:r>
      <w:r w:rsidR="00247F0E">
        <w:t>fruit</w:t>
      </w:r>
      <w:ins w:id="142" w:author="Author">
        <w:r w:rsidR="00AA5B16">
          <w:t xml:space="preserve"> </w:t>
        </w:r>
        <w:r w:rsidR="00F445CC">
          <w:t>card</w:t>
        </w:r>
      </w:ins>
      <w:r>
        <w:t xml:space="preserve"> leads to the details page for the selected </w:t>
      </w:r>
      <w:r w:rsidR="00247F0E">
        <w:t>fruit</w:t>
      </w:r>
      <w:r>
        <w:t>. This page should be visible to guests and logged-in users.</w:t>
      </w:r>
    </w:p>
    <w:p w14:paraId="3CC077FD" w14:textId="2B5CEF30" w:rsidR="00E12BAE" w:rsidRDefault="00BD0FBC" w:rsidP="00E12BAE">
      <w:pPr>
        <w:rPr>
          <w:noProof/>
        </w:rPr>
      </w:pPr>
      <w:r w:rsidRPr="00BD0FBC">
        <w:rPr>
          <w:noProof/>
          <w:lang w:val="bg-BG" w:eastAsia="bg-BG"/>
        </w:rPr>
        <w:drawing>
          <wp:inline distT="0" distB="0" distL="0" distR="0" wp14:anchorId="653D783E" wp14:editId="6DAC54F5">
            <wp:extent cx="5827986" cy="3020060"/>
            <wp:effectExtent l="0" t="0" r="1905" b="889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986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8DD" w14:textId="7966E803" w:rsidR="00E12BAE" w:rsidRDefault="00E12BAE" w:rsidP="00E12BAE">
      <w:r>
        <w:t xml:space="preserve">If there are </w:t>
      </w:r>
      <w:r>
        <w:rPr>
          <w:b/>
          <w:bCs/>
        </w:rPr>
        <w:t xml:space="preserve">no </w:t>
      </w:r>
      <w:r w:rsidR="006425B0">
        <w:rPr>
          <w:b/>
          <w:bCs/>
        </w:rPr>
        <w:t>fruits</w:t>
      </w:r>
      <w:r>
        <w:t>, the following view should be displayed:</w:t>
      </w:r>
    </w:p>
    <w:p w14:paraId="1B08EBF7" w14:textId="77777777" w:rsidR="00E12BAE" w:rsidRDefault="00E12BAE" w:rsidP="00E12BAE">
      <w:pPr>
        <w:jc w:val="center"/>
        <w:rPr>
          <w:noProof/>
        </w:rPr>
      </w:pPr>
      <w:r w:rsidRPr="00D73654">
        <w:rPr>
          <w:noProof/>
          <w:lang w:val="bg-BG" w:eastAsia="bg-BG"/>
        </w:rPr>
        <w:drawing>
          <wp:inline distT="0" distB="0" distL="0" distR="0" wp14:anchorId="528129E1" wp14:editId="520CB363">
            <wp:extent cx="5512087" cy="2858519"/>
            <wp:effectExtent l="0" t="0" r="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7" cy="28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8DD" w14:textId="77777777" w:rsidR="00E12BAE" w:rsidRDefault="00E12BAE" w:rsidP="00E12BAE">
      <w:r>
        <w:t xml:space="preserve">Send the following </w:t>
      </w:r>
      <w:r>
        <w:rPr>
          <w:b/>
          <w:bCs/>
        </w:rPr>
        <w:t>request</w:t>
      </w:r>
      <w:r>
        <w:t xml:space="preserve"> to read the list of </w:t>
      </w:r>
      <w:commentRangeStart w:id="143"/>
      <w:r>
        <w:t>ads</w:t>
      </w:r>
      <w:commentRangeEnd w:id="143"/>
      <w:r w:rsidR="00AA5B16">
        <w:rPr>
          <w:rStyle w:val="CommentReference"/>
        </w:rPr>
        <w:commentReference w:id="143"/>
      </w:r>
      <w:r>
        <w:t>:</w:t>
      </w:r>
    </w:p>
    <w:p w14:paraId="049980BA" w14:textId="77777777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0FEC1C44" w14:textId="5355790E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/data/</w:t>
      </w:r>
      <w:r w:rsidR="006425B0">
        <w:rPr>
          <w:b w:val="0"/>
          <w:bCs/>
        </w:rPr>
        <w:t>fruits</w:t>
      </w:r>
      <w:r>
        <w:rPr>
          <w:b w:val="0"/>
          <w:bCs/>
        </w:rPr>
        <w:t>?sortBy=_createdOn%20desc</w:t>
      </w:r>
    </w:p>
    <w:p w14:paraId="7005151F" w14:textId="1F4FED0A" w:rsidR="00E12BAE" w:rsidRDefault="00AA5B16" w:rsidP="00E12BAE">
      <w:ins w:id="144" w:author="Author">
        <w:r>
          <w:t>The r</w:t>
        </w:r>
      </w:ins>
      <w:del w:id="145" w:author="Author">
        <w:r w:rsidR="00E12BAE" w:rsidDel="00AA5B16">
          <w:delText>R</w:delText>
        </w:r>
      </w:del>
      <w:r w:rsidR="00E12BAE">
        <w:t xml:space="preserve">equired </w:t>
      </w:r>
      <w:r w:rsidR="00E12BAE">
        <w:rPr>
          <w:b/>
          <w:bCs/>
        </w:rPr>
        <w:t>headers</w:t>
      </w:r>
      <w:r w:rsidR="00E12BAE">
        <w:t xml:space="preserve"> are </w:t>
      </w:r>
      <w:r w:rsidR="006425B0">
        <w:t xml:space="preserve">described in the </w:t>
      </w:r>
      <w:ins w:id="146" w:author="Author">
        <w:r w:rsidR="00D266DD">
          <w:fldChar w:fldCharType="begin"/>
        </w:r>
        <w:r w:rsidR="0083126F">
          <w:instrText>HYPERLINK  \l "_Required_Headers"</w:instrText>
        </w:r>
        <w:r w:rsidR="00D266DD">
          <w:fldChar w:fldCharType="separate"/>
        </w:r>
        <w:r w:rsidR="006425B0" w:rsidRPr="00D266DD">
          <w:rPr>
            <w:rStyle w:val="Hyperlink"/>
          </w:rPr>
          <w:t>documentation</w:t>
        </w:r>
        <w:r w:rsidR="00D266DD">
          <w:fldChar w:fldCharType="end"/>
        </w:r>
      </w:ins>
      <w:r w:rsidR="006425B0">
        <w:t xml:space="preserve">. </w:t>
      </w:r>
      <w:r w:rsidR="00E12BAE">
        <w:t xml:space="preserve">The service will return an array of </w:t>
      </w:r>
      <w:r w:rsidR="006425B0">
        <w:t>fruits</w:t>
      </w:r>
      <w:r w:rsidR="00E12BAE">
        <w:t>.</w:t>
      </w:r>
    </w:p>
    <w:p w14:paraId="4964964A" w14:textId="685C55E0" w:rsidR="00A11A6C" w:rsidRDefault="00A11A6C" w:rsidP="00A11A6C">
      <w:pPr>
        <w:pStyle w:val="Heading3"/>
        <w:rPr>
          <w:noProof/>
        </w:rPr>
      </w:pPr>
      <w:r>
        <w:rPr>
          <w:noProof/>
        </w:rPr>
        <w:lastRenderedPageBreak/>
        <w:t>Add</w:t>
      </w:r>
      <w:del w:id="147" w:author="Author">
        <w:r w:rsidR="004F242C" w:rsidDel="00D266DD">
          <w:delText>ing</w:delText>
        </w:r>
      </w:del>
      <w:ins w:id="148" w:author="Author">
        <w:r w:rsidR="00AA5B16">
          <w:t xml:space="preserve"> a</w:t>
        </w:r>
      </w:ins>
      <w:r w:rsidR="004F242C">
        <w:t xml:space="preserve"> New </w:t>
      </w:r>
      <w:r w:rsidR="006425B0">
        <w:t>Fruit</w:t>
      </w:r>
      <w:ins w:id="149" w:author="Author">
        <w:r w:rsidR="00F445CC">
          <w:t xml:space="preserve"> Record</w:t>
        </w:r>
        <w:r w:rsidR="00AA5B16">
          <w:t xml:space="preserve"> </w:t>
        </w:r>
      </w:ins>
      <w:r>
        <w:rPr>
          <w:noProof/>
        </w:rPr>
        <w:t>(15 pts)</w:t>
      </w:r>
    </w:p>
    <w:p w14:paraId="32E66FFF" w14:textId="47EFCD72" w:rsidR="00A11A6C" w:rsidRDefault="00A11A6C" w:rsidP="00A11A6C">
      <w:r>
        <w:t xml:space="preserve">The </w:t>
      </w:r>
      <w:del w:id="150" w:author="Author">
        <w:r w:rsidDel="00AA5B16">
          <w:delText>C</w:delText>
        </w:r>
      </w:del>
      <w:ins w:id="151" w:author="Author">
        <w:r w:rsidR="00AA5B16">
          <w:t>c</w:t>
        </w:r>
      </w:ins>
      <w:r>
        <w:t xml:space="preserve">reate page is available to </w:t>
      </w:r>
      <w:r>
        <w:rPr>
          <w:b/>
          <w:bCs/>
        </w:rPr>
        <w:t>logged-in users</w:t>
      </w:r>
      <w:r>
        <w:t xml:space="preserve">. It contains a form for adding a new </w:t>
      </w:r>
      <w:r w:rsidR="006425B0">
        <w:t>fruit</w:t>
      </w:r>
      <w:r>
        <w:t>. Check if all the fields are filled before you send the request.</w:t>
      </w:r>
    </w:p>
    <w:p w14:paraId="4D635EAE" w14:textId="56A4F53E" w:rsidR="00A11A6C" w:rsidRDefault="00BD0FBC" w:rsidP="00A11A6C">
      <w:pPr>
        <w:jc w:val="center"/>
        <w:rPr>
          <w:noProof/>
        </w:rPr>
      </w:pPr>
      <w:r w:rsidRPr="00BD0FBC">
        <w:rPr>
          <w:noProof/>
          <w:lang w:val="bg-BG" w:eastAsia="bg-BG"/>
        </w:rPr>
        <w:drawing>
          <wp:inline distT="0" distB="0" distL="0" distR="0" wp14:anchorId="38470A0A" wp14:editId="2EB77D57">
            <wp:extent cx="5836935" cy="3018790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3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944" w14:textId="14D9334A" w:rsidR="00A11A6C" w:rsidRDefault="00605247" w:rsidP="00A11A6C">
      <w:r>
        <w:t xml:space="preserve">To create </w:t>
      </w:r>
      <w:ins w:id="152" w:author="Author">
        <w:r w:rsidR="00AA5B16">
          <w:t xml:space="preserve">a </w:t>
        </w:r>
      </w:ins>
      <w:r w:rsidR="006425B0">
        <w:t>fruit</w:t>
      </w:r>
      <w:ins w:id="153" w:author="Author">
        <w:r w:rsidR="00AA5B16">
          <w:t xml:space="preserve"> record</w:t>
        </w:r>
      </w:ins>
      <w:r w:rsidR="00A11A6C">
        <w:t xml:space="preserve">, send the following </w:t>
      </w:r>
      <w:r w:rsidR="00A11A6C">
        <w:rPr>
          <w:b/>
          <w:bCs/>
        </w:rPr>
        <w:t>request</w:t>
      </w:r>
      <w:r w:rsidR="00A11A6C">
        <w:t>:</w:t>
      </w:r>
    </w:p>
    <w:p w14:paraId="01BA40A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14F7014" w14:textId="6C6AF683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/data/</w:t>
      </w:r>
      <w:r w:rsidR="006425B0">
        <w:rPr>
          <w:b w:val="0"/>
          <w:bCs/>
        </w:rPr>
        <w:t>fruits</w:t>
      </w:r>
    </w:p>
    <w:p w14:paraId="3F8BA38F" w14:textId="3409A19E" w:rsidR="00A11A6C" w:rsidRDefault="00AA5B16" w:rsidP="00A11A6C">
      <w:ins w:id="154" w:author="Author">
        <w:r>
          <w:t>The r</w:t>
        </w:r>
      </w:ins>
      <w:del w:id="155" w:author="Author">
        <w:r w:rsidR="00A11A6C" w:rsidDel="00AA5B16">
          <w:delText>R</w:delText>
        </w:r>
      </w:del>
      <w:r w:rsidR="00A11A6C">
        <w:t xml:space="preserve">equired </w:t>
      </w:r>
      <w:r w:rsidR="00A11A6C">
        <w:rPr>
          <w:b/>
          <w:bCs/>
        </w:rPr>
        <w:t>headers</w:t>
      </w:r>
      <w:r w:rsidR="00A11A6C">
        <w:t xml:space="preserve"> are described in the </w:t>
      </w:r>
      <w:ins w:id="156" w:author="Author">
        <w:r w:rsidR="00D266DD">
          <w:fldChar w:fldCharType="begin"/>
        </w:r>
        <w:r w:rsidR="0083126F">
          <w:instrText>HYPERLINK  \l "_Required_Headers"</w:instrText>
        </w:r>
        <w:r w:rsidR="00D266DD">
          <w:fldChar w:fldCharType="separate"/>
        </w:r>
        <w:r w:rsidR="00A11A6C" w:rsidRPr="00D266DD">
          <w:rPr>
            <w:rStyle w:val="Hyperlink"/>
          </w:rPr>
          <w:t>documentation</w:t>
        </w:r>
        <w:r w:rsidR="00D266DD">
          <w:fldChar w:fldCharType="end"/>
        </w:r>
      </w:ins>
      <w:r w:rsidR="00A11A6C">
        <w:t>. The service expects a body with the following shape:</w:t>
      </w:r>
    </w:p>
    <w:p w14:paraId="6B0E6BD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6F09537" w14:textId="34D1111D" w:rsidR="00A11A6C" w:rsidRPr="00432164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065548">
        <w:t>name</w:t>
      </w:r>
      <w:r>
        <w:t>,</w:t>
      </w:r>
    </w:p>
    <w:p w14:paraId="68E8D52E" w14:textId="0A4BC914" w:rsidR="0082445F" w:rsidRDefault="00A11A6C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="00432164" w:rsidRPr="00432164">
        <w:t xml:space="preserve"> </w:t>
      </w:r>
    </w:p>
    <w:p w14:paraId="148ED09B" w14:textId="79B2568E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432164" w:rsidRPr="00432164">
        <w:t>description</w:t>
      </w:r>
      <w:r w:rsidR="00432164">
        <w:t>,</w:t>
      </w:r>
      <w:r w:rsidR="00432164" w:rsidRPr="00432164">
        <w:t xml:space="preserve"> </w:t>
      </w:r>
    </w:p>
    <w:p w14:paraId="27D223D6" w14:textId="0F481C24" w:rsidR="00432164" w:rsidRPr="00432164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6425B0">
        <w:t>nutrition</w:t>
      </w:r>
    </w:p>
    <w:p w14:paraId="7106DBE8" w14:textId="234A365B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="00432164" w:rsidRPr="00432164">
        <w:t xml:space="preserve"> </w:t>
      </w:r>
    </w:p>
    <w:p w14:paraId="21555A36" w14:textId="63AF476B" w:rsidR="00A11A6C" w:rsidRDefault="00AA5B16" w:rsidP="00A11A6C">
      <w:ins w:id="157" w:author="Author">
        <w:r>
          <w:t>The r</w:t>
        </w:r>
      </w:ins>
      <w:del w:id="158" w:author="Author">
        <w:r w:rsidR="00A11A6C" w:rsidDel="00AA5B16">
          <w:delText>R</w:delText>
        </w:r>
      </w:del>
      <w:r w:rsidR="00A11A6C">
        <w:t xml:space="preserve">equired </w:t>
      </w:r>
      <w:r w:rsidR="00A11A6C">
        <w:rPr>
          <w:b/>
          <w:bCs/>
        </w:rPr>
        <w:t>headers</w:t>
      </w:r>
      <w:r w:rsidR="00A11A6C">
        <w:t xml:space="preserve"> are described in the </w:t>
      </w:r>
      <w:ins w:id="159" w:author="Author">
        <w:r w:rsidR="00D266DD">
          <w:fldChar w:fldCharType="begin"/>
        </w:r>
        <w:r w:rsidR="0083126F">
          <w:instrText>HYPERLINK  \l "_Required_Headers"</w:instrText>
        </w:r>
        <w:r w:rsidR="00D266DD">
          <w:fldChar w:fldCharType="separate"/>
        </w:r>
        <w:r w:rsidR="00A11A6C" w:rsidRPr="00D266DD">
          <w:rPr>
            <w:rStyle w:val="Hyperlink"/>
          </w:rPr>
          <w:t>documentation</w:t>
        </w:r>
        <w:r w:rsidR="00D266DD">
          <w:fldChar w:fldCharType="end"/>
        </w:r>
      </w:ins>
      <w:r w:rsidR="00A11A6C">
        <w:t xml:space="preserve">. The service will return the newly created record. Upon success, </w:t>
      </w:r>
      <w:r w:rsidR="00A11A6C">
        <w:rPr>
          <w:b/>
          <w:bCs/>
        </w:rPr>
        <w:t>redirect</w:t>
      </w:r>
      <w:r w:rsidR="00A11A6C">
        <w:t xml:space="preserve"> the user to the </w:t>
      </w:r>
      <w:del w:id="160" w:author="Author">
        <w:r w:rsidR="000869F5" w:rsidDel="00AA5B16">
          <w:rPr>
            <w:b/>
          </w:rPr>
          <w:delText>F</w:delText>
        </w:r>
      </w:del>
      <w:ins w:id="161" w:author="Author">
        <w:r>
          <w:rPr>
            <w:b/>
          </w:rPr>
          <w:t>f</w:t>
        </w:r>
      </w:ins>
      <w:r w:rsidR="000869F5">
        <w:rPr>
          <w:b/>
        </w:rPr>
        <w:t>ruit</w:t>
      </w:r>
      <w:r w:rsidR="00A11A6C">
        <w:t xml:space="preserve"> page.</w:t>
      </w:r>
    </w:p>
    <w:p w14:paraId="72F82F4F" w14:textId="3E4F961B" w:rsidR="00A11A6C" w:rsidRDefault="000869F5" w:rsidP="00A11A6C">
      <w:pPr>
        <w:pStyle w:val="Heading3"/>
      </w:pPr>
      <w:r>
        <w:t>Fruit</w:t>
      </w:r>
      <w:r w:rsidR="00A11A6C">
        <w:t xml:space="preserve"> Details (10 pts)</w:t>
      </w:r>
    </w:p>
    <w:p w14:paraId="363BD659" w14:textId="33E7E36A" w:rsidR="00A11A6C" w:rsidRDefault="00A11A6C" w:rsidP="00A11A6C">
      <w:r>
        <w:t xml:space="preserve">All users should be able to </w:t>
      </w:r>
      <w:r>
        <w:rPr>
          <w:b/>
        </w:rPr>
        <w:t xml:space="preserve">view details </w:t>
      </w:r>
      <w:r>
        <w:rPr>
          <w:bCs/>
        </w:rPr>
        <w:t>about</w:t>
      </w:r>
      <w:ins w:id="162" w:author="Author">
        <w:r w:rsidR="004F6D2D">
          <w:rPr>
            <w:bCs/>
          </w:rPr>
          <w:t xml:space="preserve"> the</w:t>
        </w:r>
      </w:ins>
      <w:r>
        <w:rPr>
          <w:b/>
        </w:rPr>
        <w:t xml:space="preserve"> </w:t>
      </w:r>
      <w:r w:rsidR="000869F5">
        <w:t>fruits</w:t>
      </w:r>
      <w:r>
        <w:t xml:space="preserve">. Clicking the </w:t>
      </w:r>
      <w:r w:rsidR="000869F5">
        <w:rPr>
          <w:b/>
          <w:bCs/>
        </w:rPr>
        <w:t>More Info</w:t>
      </w:r>
      <w:r>
        <w:t xml:space="preserve"> </w:t>
      </w:r>
      <w:del w:id="163" w:author="Author">
        <w:r w:rsidDel="00F445CC">
          <w:delText>link</w:delText>
        </w:r>
      </w:del>
      <w:ins w:id="164" w:author="Author">
        <w:r w:rsidR="00F445CC">
          <w:t>button</w:t>
        </w:r>
      </w:ins>
      <w:r>
        <w:t xml:space="preserve"> in </w:t>
      </w:r>
      <w:del w:id="165" w:author="Author">
        <w:r w:rsidDel="00F445CC">
          <w:delText>of</w:delText>
        </w:r>
        <w:r w:rsidDel="00F445CC">
          <w:rPr>
            <w:bCs/>
          </w:rPr>
          <w:delText xml:space="preserve"> </w:delText>
        </w:r>
      </w:del>
      <w:r>
        <w:rPr>
          <w:bCs/>
        </w:rPr>
        <w:t xml:space="preserve">a </w:t>
      </w:r>
      <w:r w:rsidR="008C77E2">
        <w:rPr>
          <w:b/>
        </w:rPr>
        <w:t>fruit</w:t>
      </w:r>
      <w:r>
        <w:rPr>
          <w:b/>
        </w:rPr>
        <w:t xml:space="preserve"> </w:t>
      </w:r>
      <w:r w:rsidR="0082445F">
        <w:rPr>
          <w:b/>
        </w:rPr>
        <w:t xml:space="preserve">card </w:t>
      </w:r>
      <w:r>
        <w:t xml:space="preserve">should </w:t>
      </w:r>
      <w:r>
        <w:rPr>
          <w:b/>
          <w:bCs/>
        </w:rPr>
        <w:t>display</w:t>
      </w:r>
      <w:r>
        <w:t xml:space="preserve"> the </w:t>
      </w:r>
      <w:r>
        <w:rPr>
          <w:b/>
          <w:bCs/>
        </w:rPr>
        <w:t>Details</w:t>
      </w:r>
      <w:r>
        <w:t xml:space="preserve"> page. If the currently </w:t>
      </w:r>
      <w:r>
        <w:rPr>
          <w:b/>
        </w:rPr>
        <w:t xml:space="preserve">logged-in user </w:t>
      </w:r>
      <w:r>
        <w:rPr>
          <w:bCs/>
        </w:rPr>
        <w:t>is the</w:t>
      </w:r>
      <w:r>
        <w:rPr>
          <w:b/>
        </w:rPr>
        <w:t xml:space="preserve"> creator</w:t>
      </w:r>
      <w:r>
        <w:t xml:space="preserve">, the </w:t>
      </w:r>
      <w:r>
        <w:rPr>
          <w:b/>
          <w:bCs/>
        </w:rPr>
        <w:t>Edit</w:t>
      </w:r>
      <w:r>
        <w:t xml:space="preserve"> and </w:t>
      </w:r>
      <w:r>
        <w:rPr>
          <w:b/>
          <w:bCs/>
        </w:rPr>
        <w:t>Delete</w:t>
      </w:r>
      <w:r>
        <w:t xml:space="preserve"> buttons</w:t>
      </w:r>
      <w:r>
        <w:rPr>
          <w:b/>
        </w:rPr>
        <w:t xml:space="preserve"> </w:t>
      </w:r>
      <w:r>
        <w:t>should be displayed</w:t>
      </w:r>
      <w:ins w:id="166" w:author="Author">
        <w:r w:rsidR="00F445CC">
          <w:t>.</w:t>
        </w:r>
      </w:ins>
      <w:del w:id="167" w:author="Author">
        <w:r w:rsidDel="00F445CC">
          <w:delText>,</w:delText>
        </w:r>
      </w:del>
      <w:r>
        <w:t xml:space="preserve"> </w:t>
      </w:r>
      <w:del w:id="168" w:author="Author">
        <w:r w:rsidDel="00F445CC">
          <w:delText>o</w:delText>
        </w:r>
      </w:del>
      <w:ins w:id="169" w:author="Author">
        <w:r w:rsidR="00F445CC">
          <w:t>O</w:t>
        </w:r>
      </w:ins>
      <w:r>
        <w:t>therwise</w:t>
      </w:r>
      <w:ins w:id="170" w:author="Author">
        <w:r w:rsidR="00F445CC">
          <w:t>,</w:t>
        </w:r>
      </w:ins>
      <w:r>
        <w:t xml:space="preserve"> they should not be available. The view </w:t>
      </w:r>
      <w:del w:id="171" w:author="Author">
        <w:r w:rsidDel="00F445CC">
          <w:delText xml:space="preserve">for the </w:delText>
        </w:r>
        <w:r w:rsidDel="00F445CC">
          <w:rPr>
            <w:b/>
            <w:bCs/>
          </w:rPr>
          <w:delText>creators</w:delText>
        </w:r>
        <w:r w:rsidDel="00F445CC">
          <w:delText xml:space="preserve"> </w:delText>
        </w:r>
      </w:del>
      <w:r>
        <w:t>should look like</w:t>
      </w:r>
      <w:ins w:id="172" w:author="Author">
        <w:r w:rsidR="00F445CC">
          <w:t xml:space="preserve"> this to the </w:t>
        </w:r>
        <w:r w:rsidR="00F445CC" w:rsidRPr="00787790">
          <w:rPr>
            <w:b/>
            <w:bCs/>
            <w:rPrChange w:id="173" w:author="Author">
              <w:rPr/>
            </w:rPrChange>
          </w:rPr>
          <w:t>creator</w:t>
        </w:r>
        <w:r w:rsidR="00F445CC">
          <w:t xml:space="preserve"> of the fruit record</w:t>
        </w:r>
      </w:ins>
      <w:r>
        <w:t>:</w:t>
      </w:r>
    </w:p>
    <w:p w14:paraId="309AD67F" w14:textId="77E56A23" w:rsidR="00A11A6C" w:rsidRDefault="008254DA" w:rsidP="00A11A6C">
      <w:pPr>
        <w:jc w:val="center"/>
      </w:pPr>
      <w:r w:rsidRPr="008254DA">
        <w:rPr>
          <w:noProof/>
          <w:lang w:val="bg-BG" w:eastAsia="bg-BG"/>
        </w:rPr>
        <w:lastRenderedPageBreak/>
        <w:drawing>
          <wp:inline distT="0" distB="0" distL="0" distR="0" wp14:anchorId="4BB596E1" wp14:editId="49CE1DD6">
            <wp:extent cx="5836935" cy="3018789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35" cy="30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8886" w14:textId="4FB600E5" w:rsidR="00A11A6C" w:rsidRDefault="00A11A6C" w:rsidP="00A11A6C">
      <w:r>
        <w:t xml:space="preserve">The view </w:t>
      </w:r>
      <w:del w:id="174" w:author="Author">
        <w:r w:rsidDel="00F445CC">
          <w:delText xml:space="preserve">for </w:delText>
        </w:r>
        <w:r w:rsidDel="00F445CC">
          <w:rPr>
            <w:b/>
            <w:bCs/>
          </w:rPr>
          <w:delText>guests</w:delText>
        </w:r>
        <w:r w:rsidDel="00F445CC">
          <w:delText xml:space="preserve"> </w:delText>
        </w:r>
      </w:del>
      <w:r>
        <w:t>should look like</w:t>
      </w:r>
      <w:ins w:id="175" w:author="Author">
        <w:r w:rsidR="00F445CC">
          <w:t xml:space="preserve"> this to </w:t>
        </w:r>
        <w:r w:rsidR="00F445CC" w:rsidRPr="00787790">
          <w:rPr>
            <w:b/>
            <w:bCs/>
            <w:rPrChange w:id="176" w:author="Author">
              <w:rPr/>
            </w:rPrChange>
          </w:rPr>
          <w:t>guest users</w:t>
        </w:r>
      </w:ins>
      <w:r>
        <w:t>:</w:t>
      </w:r>
    </w:p>
    <w:p w14:paraId="513953F8" w14:textId="7F7FB266" w:rsidR="00A11A6C" w:rsidRDefault="008254DA" w:rsidP="00A11A6C">
      <w:pPr>
        <w:jc w:val="center"/>
      </w:pPr>
      <w:r w:rsidRPr="008254DA">
        <w:rPr>
          <w:noProof/>
          <w:lang w:val="bg-BG" w:eastAsia="bg-BG"/>
        </w:rPr>
        <w:drawing>
          <wp:inline distT="0" distB="0" distL="0" distR="0" wp14:anchorId="205B0D64" wp14:editId="46A40C6F">
            <wp:extent cx="5822514" cy="3004508"/>
            <wp:effectExtent l="0" t="0" r="6985" b="571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14" cy="300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4263" w14:textId="17E5BC86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read a single </w:t>
      </w:r>
      <w:r w:rsidR="00247F0E">
        <w:t>fruit</w:t>
      </w:r>
      <w:r>
        <w:t>:</w:t>
      </w:r>
    </w:p>
    <w:p w14:paraId="719A9C0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53602D4E" w14:textId="2B75C055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/data/</w:t>
      </w:r>
      <w:r w:rsidR="008C77E2">
        <w:rPr>
          <w:b w:val="0"/>
          <w:bCs/>
        </w:rPr>
        <w:t>fruits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2BB6D9E3" w14:textId="76C3A7FB" w:rsidR="00A11A6C" w:rsidRDefault="00A11A6C" w:rsidP="00A11A6C">
      <w:del w:id="177" w:author="Author">
        <w:r w:rsidDel="00F445CC">
          <w:delText xml:space="preserve">Where </w:delText>
        </w:r>
      </w:del>
      <w:r>
        <w:rPr>
          <w:b/>
          <w:bCs/>
          <w:i/>
          <w:iCs/>
        </w:rPr>
        <w:t>:id</w:t>
      </w:r>
      <w:r>
        <w:t xml:space="preserve"> is the </w:t>
      </w:r>
      <w:del w:id="178" w:author="Author">
        <w:r w:rsidDel="00F445CC">
          <w:rPr>
            <w:b/>
            <w:bCs/>
          </w:rPr>
          <w:delText>id</w:delText>
        </w:r>
      </w:del>
      <w:ins w:id="179" w:author="Author">
        <w:r w:rsidR="00F445CC">
          <w:rPr>
            <w:b/>
            <w:bCs/>
          </w:rPr>
          <w:t>ID</w:t>
        </w:r>
      </w:ins>
      <w:r>
        <w:t xml:space="preserve"> of the desired card. </w:t>
      </w:r>
      <w:ins w:id="180" w:author="Author">
        <w:r w:rsidR="00F445CC">
          <w:t>The r</w:t>
        </w:r>
      </w:ins>
      <w:del w:id="181" w:author="Author">
        <w:r w:rsidDel="00F445CC">
          <w:delText>R</w:delText>
        </w:r>
      </w:del>
      <w:r>
        <w:t xml:space="preserve">equired </w:t>
      </w:r>
      <w:r>
        <w:rPr>
          <w:b/>
          <w:bCs/>
        </w:rPr>
        <w:t>headers</w:t>
      </w:r>
      <w:r>
        <w:t xml:space="preserve"> are described in the </w:t>
      </w:r>
      <w:ins w:id="182" w:author="Author">
        <w:r w:rsidR="00D266DD">
          <w:fldChar w:fldCharType="begin"/>
        </w:r>
        <w:r w:rsidR="0083126F">
          <w:instrText>HYPERLINK  \l "_Required_Headers"</w:instrText>
        </w:r>
        <w:r w:rsidR="00D266DD">
          <w:fldChar w:fldCharType="separate"/>
        </w:r>
        <w:r w:rsidRPr="00D266DD">
          <w:rPr>
            <w:rStyle w:val="Hyperlink"/>
          </w:rPr>
          <w:t>documentation</w:t>
        </w:r>
        <w:r w:rsidR="00D266DD">
          <w:fldChar w:fldCharType="end"/>
        </w:r>
      </w:ins>
      <w:r>
        <w:t>. The service will return a single object.</w:t>
      </w:r>
    </w:p>
    <w:p w14:paraId="20D1970F" w14:textId="0623DAC3" w:rsidR="00A11A6C" w:rsidRDefault="00A11A6C" w:rsidP="00A11A6C">
      <w:pPr>
        <w:pStyle w:val="Heading3"/>
        <w:rPr>
          <w:noProof/>
        </w:rPr>
      </w:pPr>
      <w:r>
        <w:rPr>
          <w:noProof/>
        </w:rPr>
        <w:lastRenderedPageBreak/>
        <w:t>Edit</w:t>
      </w:r>
      <w:ins w:id="183" w:author="Author">
        <w:del w:id="184" w:author="Author">
          <w:r w:rsidR="00F445CC" w:rsidDel="00D266DD">
            <w:rPr>
              <w:noProof/>
            </w:rPr>
            <w:delText>ing</w:delText>
          </w:r>
        </w:del>
        <w:r w:rsidR="00F445CC">
          <w:rPr>
            <w:noProof/>
          </w:rPr>
          <w:t xml:space="preserve"> a</w:t>
        </w:r>
      </w:ins>
      <w:r>
        <w:rPr>
          <w:noProof/>
        </w:rPr>
        <w:t xml:space="preserve"> </w:t>
      </w:r>
      <w:r w:rsidR="008C77E2">
        <w:rPr>
          <w:noProof/>
        </w:rPr>
        <w:t>Fruit</w:t>
      </w:r>
      <w:r>
        <w:rPr>
          <w:noProof/>
        </w:rPr>
        <w:t xml:space="preserve"> </w:t>
      </w:r>
      <w:ins w:id="185" w:author="Author">
        <w:r w:rsidR="00F445CC">
          <w:rPr>
            <w:noProof/>
          </w:rPr>
          <w:t>Record</w:t>
        </w:r>
      </w:ins>
      <w:del w:id="186" w:author="Author">
        <w:r w:rsidDel="00F445CC">
          <w:rPr>
            <w:noProof/>
          </w:rPr>
          <w:delText xml:space="preserve">Screen </w:delText>
        </w:r>
      </w:del>
      <w:r>
        <w:rPr>
          <w:noProof/>
        </w:rPr>
        <w:t>(15 pts)</w:t>
      </w:r>
    </w:p>
    <w:p w14:paraId="239CD9C4" w14:textId="707D7A81" w:rsidR="00A11A6C" w:rsidRDefault="00A11A6C" w:rsidP="00A11A6C">
      <w:r>
        <w:t xml:space="preserve">The </w:t>
      </w:r>
      <w:del w:id="187" w:author="Author">
        <w:r w:rsidDel="00F445CC">
          <w:delText>E</w:delText>
        </w:r>
      </w:del>
      <w:ins w:id="188" w:author="Author">
        <w:r w:rsidR="00F445CC">
          <w:t>e</w:t>
        </w:r>
      </w:ins>
      <w:r>
        <w:t xml:space="preserve">dit page is available to logged-in users and it allows authors to </w:t>
      </w:r>
      <w:r>
        <w:rPr>
          <w:b/>
        </w:rPr>
        <w:t xml:space="preserve">edit </w:t>
      </w:r>
      <w:r>
        <w:t xml:space="preserve">their </w:t>
      </w:r>
      <w:r>
        <w:rPr>
          <w:b/>
        </w:rPr>
        <w:t>own</w:t>
      </w:r>
      <w:r>
        <w:t xml:space="preserve"> </w:t>
      </w:r>
      <w:r w:rsidR="00D05E3C">
        <w:t>fruits</w:t>
      </w:r>
      <w:r>
        <w:t xml:space="preserve">. Clicking the </w:t>
      </w:r>
      <w:r>
        <w:rPr>
          <w:b/>
          <w:bCs/>
        </w:rPr>
        <w:t>Edit</w:t>
      </w:r>
      <w:r>
        <w:t xml:space="preserve"> link </w:t>
      </w:r>
      <w:del w:id="189" w:author="Author">
        <w:r w:rsidDel="00F445CC">
          <w:delText xml:space="preserve">of a particular </w:delText>
        </w:r>
        <w:r w:rsidR="00247F0E" w:rsidDel="00F445CC">
          <w:delText>fruit</w:delText>
        </w:r>
        <w:r w:rsidDel="00F445CC">
          <w:delText xml:space="preserve"> </w:delText>
        </w:r>
      </w:del>
      <w:r>
        <w:t xml:space="preserve">on the </w:t>
      </w:r>
      <w:del w:id="190" w:author="Author">
        <w:r w:rsidDel="00F445CC">
          <w:rPr>
            <w:b/>
            <w:bCs/>
          </w:rPr>
          <w:delText>D</w:delText>
        </w:r>
      </w:del>
      <w:ins w:id="191" w:author="Author">
        <w:r w:rsidR="00F445CC">
          <w:rPr>
            <w:b/>
            <w:bCs/>
          </w:rPr>
          <w:t>d</w:t>
        </w:r>
      </w:ins>
      <w:r>
        <w:rPr>
          <w:b/>
          <w:bCs/>
        </w:rPr>
        <w:t>etails</w:t>
      </w:r>
      <w:r>
        <w:t xml:space="preserve"> page </w:t>
      </w:r>
      <w:ins w:id="192" w:author="Author">
        <w:r w:rsidR="00F445CC">
          <w:t xml:space="preserve">of a particular fruit record </w:t>
        </w:r>
      </w:ins>
      <w:r>
        <w:t xml:space="preserve">should display the </w:t>
      </w:r>
      <w:del w:id="193" w:author="Author">
        <w:r w:rsidDel="00F445CC">
          <w:rPr>
            <w:b/>
            <w:bCs/>
          </w:rPr>
          <w:delText>E</w:delText>
        </w:r>
      </w:del>
      <w:ins w:id="194" w:author="Author">
        <w:r w:rsidR="00F445CC">
          <w:rPr>
            <w:b/>
            <w:bCs/>
          </w:rPr>
          <w:t>e</w:t>
        </w:r>
      </w:ins>
      <w:r>
        <w:rPr>
          <w:b/>
          <w:bCs/>
        </w:rPr>
        <w:t>dit</w:t>
      </w:r>
      <w:r>
        <w:t xml:space="preserve"> page</w:t>
      </w:r>
      <w:del w:id="195" w:author="Author">
        <w:r w:rsidDel="00F445CC">
          <w:delText>,</w:delText>
        </w:r>
      </w:del>
      <w:r>
        <w:t xml:space="preserve"> with all fields </w:t>
      </w:r>
      <w:del w:id="196" w:author="Author">
        <w:r w:rsidDel="00F445CC">
          <w:delText xml:space="preserve">filled </w:delText>
        </w:r>
      </w:del>
      <w:ins w:id="197" w:author="Author">
        <w:r w:rsidR="00F445CC">
          <w:t>prepopulated</w:t>
        </w:r>
        <w:r w:rsidR="00F445CC">
          <w:t xml:space="preserve"> </w:t>
        </w:r>
      </w:ins>
      <w:r>
        <w:t xml:space="preserve">with the </w:t>
      </w:r>
      <w:ins w:id="198" w:author="Author">
        <w:r w:rsidR="00F445CC">
          <w:t xml:space="preserve">fruit </w:t>
        </w:r>
      </w:ins>
      <w:r>
        <w:t>data</w:t>
      </w:r>
      <w:del w:id="199" w:author="Author">
        <w:r w:rsidDel="00F445CC">
          <w:delText xml:space="preserve"> for the </w:delText>
        </w:r>
        <w:r w:rsidR="00D05E3C" w:rsidDel="00F445CC">
          <w:delText>fruit</w:delText>
        </w:r>
      </w:del>
      <w:r>
        <w:t xml:space="preserve">. It contains a form with input fields for all relevant properties. Check if all the fields are filled before </w:t>
      </w:r>
      <w:ins w:id="200" w:author="Author">
        <w:r w:rsidR="00F31F2A">
          <w:t>the user</w:t>
        </w:r>
      </w:ins>
      <w:del w:id="201" w:author="Author">
        <w:r w:rsidDel="00F31F2A">
          <w:delText>you</w:delText>
        </w:r>
      </w:del>
      <w:r>
        <w:t xml:space="preserve"> send</w:t>
      </w:r>
      <w:ins w:id="202" w:author="Author">
        <w:r w:rsidR="00F31F2A">
          <w:t>s</w:t>
        </w:r>
      </w:ins>
      <w:r>
        <w:t xml:space="preserve"> the request.</w:t>
      </w:r>
      <w:del w:id="203" w:author="Author">
        <w:r w:rsidDel="00F445CC">
          <w:delText xml:space="preserve"> </w:delText>
        </w:r>
      </w:del>
    </w:p>
    <w:p w14:paraId="535AFA56" w14:textId="6F1E8286" w:rsidR="00A11A6C" w:rsidRDefault="008254DA" w:rsidP="00A11A6C">
      <w:pPr>
        <w:jc w:val="center"/>
        <w:rPr>
          <w:noProof/>
        </w:rPr>
      </w:pPr>
      <w:r w:rsidRPr="008254DA">
        <w:rPr>
          <w:noProof/>
          <w:lang w:val="bg-BG" w:eastAsia="bg-BG"/>
        </w:rPr>
        <w:drawing>
          <wp:inline distT="0" distB="0" distL="0" distR="0" wp14:anchorId="58CC6490" wp14:editId="798AE4AA">
            <wp:extent cx="5807113" cy="3012440"/>
            <wp:effectExtent l="0" t="0" r="3175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113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A6C">
        <w:rPr>
          <w:noProof/>
          <w:lang w:val="bg-BG" w:eastAsia="bg-BG"/>
        </w:rPr>
        <w:t xml:space="preserve"> </w:t>
      </w:r>
    </w:p>
    <w:p w14:paraId="64428FAE" w14:textId="0C52D47C" w:rsidR="00A11A6C" w:rsidRDefault="00A11A6C" w:rsidP="00A11A6C">
      <w:r>
        <w:t xml:space="preserve">To edit a </w:t>
      </w:r>
      <w:r w:rsidR="00D05E3C">
        <w:t>fruit</w:t>
      </w:r>
      <w:ins w:id="204" w:author="Author">
        <w:r w:rsidR="00F445CC">
          <w:t xml:space="preserve"> record</w:t>
        </w:r>
      </w:ins>
      <w:r>
        <w:t xml:space="preserve">, send the following </w:t>
      </w:r>
      <w:r>
        <w:rPr>
          <w:b/>
          <w:bCs/>
        </w:rPr>
        <w:t>request</w:t>
      </w:r>
      <w:del w:id="205" w:author="Author">
        <w:r w:rsidDel="00F445CC">
          <w:delText>:</w:delText>
        </w:r>
      </w:del>
      <w:ins w:id="206" w:author="Author">
        <w:r w:rsidR="00F445CC">
          <w:t xml:space="preserve">, </w:t>
        </w:r>
        <w:r w:rsidR="00F445CC">
          <w:rPr>
            <w:sz w:val="20"/>
            <w:szCs w:val="20"/>
          </w:rPr>
          <w:t>w</w:t>
        </w:r>
        <w:r w:rsidR="00F445CC" w:rsidRPr="00FC0311">
          <w:rPr>
            <w:sz w:val="20"/>
            <w:szCs w:val="20"/>
          </w:rPr>
          <w:t xml:space="preserve">here </w:t>
        </w:r>
        <w:r w:rsidR="00F445CC" w:rsidRPr="00FC0311">
          <w:rPr>
            <w:b/>
            <w:bCs/>
            <w:i/>
            <w:iCs/>
            <w:sz w:val="20"/>
            <w:szCs w:val="20"/>
          </w:rPr>
          <w:t>:id</w:t>
        </w:r>
        <w:r w:rsidR="00F445CC" w:rsidRPr="00FC0311">
          <w:rPr>
            <w:sz w:val="20"/>
            <w:szCs w:val="20"/>
          </w:rPr>
          <w:t xml:space="preserve"> is the </w:t>
        </w:r>
        <w:r w:rsidR="00F445CC">
          <w:rPr>
            <w:b/>
            <w:bCs/>
            <w:sz w:val="20"/>
            <w:szCs w:val="20"/>
          </w:rPr>
          <w:t>ID</w:t>
        </w:r>
        <w:r w:rsidR="00F445CC" w:rsidRPr="00FC0311">
          <w:rPr>
            <w:sz w:val="20"/>
            <w:szCs w:val="20"/>
          </w:rPr>
          <w:t xml:space="preserve"> of the desired card</w:t>
        </w:r>
        <w:r w:rsidR="00F445CC">
          <w:rPr>
            <w:sz w:val="20"/>
            <w:szCs w:val="20"/>
          </w:rPr>
          <w:t>:</w:t>
        </w:r>
      </w:ins>
    </w:p>
    <w:p w14:paraId="688EE94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4D97B47D" w14:textId="29922FA8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D05E3C">
        <w:rPr>
          <w:b w:val="0"/>
          <w:bCs/>
        </w:rPr>
        <w:t>fruits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4FF3F0A2" w14:textId="39043750" w:rsidR="00A11A6C" w:rsidRPr="00FC0311" w:rsidRDefault="00A11A6C" w:rsidP="00A11A6C">
      <w:pPr>
        <w:rPr>
          <w:sz w:val="20"/>
          <w:szCs w:val="20"/>
        </w:rPr>
      </w:pPr>
      <w:del w:id="207" w:author="Author">
        <w:r w:rsidRPr="00FC0311" w:rsidDel="00F445CC">
          <w:rPr>
            <w:sz w:val="20"/>
            <w:szCs w:val="20"/>
          </w:rPr>
          <w:delText xml:space="preserve">Where </w:delText>
        </w:r>
        <w:r w:rsidRPr="00FC0311" w:rsidDel="00F445CC">
          <w:rPr>
            <w:b/>
            <w:bCs/>
            <w:i/>
            <w:iCs/>
            <w:sz w:val="20"/>
            <w:szCs w:val="20"/>
          </w:rPr>
          <w:delText>:id</w:delText>
        </w:r>
        <w:r w:rsidRPr="00FC0311" w:rsidDel="00F445CC">
          <w:rPr>
            <w:sz w:val="20"/>
            <w:szCs w:val="20"/>
          </w:rPr>
          <w:delText xml:space="preserve"> is the </w:delText>
        </w:r>
        <w:r w:rsidRPr="00FC0311" w:rsidDel="00F445CC">
          <w:rPr>
            <w:b/>
            <w:bCs/>
            <w:sz w:val="20"/>
            <w:szCs w:val="20"/>
          </w:rPr>
          <w:delText>id</w:delText>
        </w:r>
        <w:r w:rsidRPr="00FC0311" w:rsidDel="00F445CC">
          <w:rPr>
            <w:sz w:val="20"/>
            <w:szCs w:val="20"/>
          </w:rPr>
          <w:delText xml:space="preserve"> of the desired card.</w:delText>
        </w:r>
      </w:del>
    </w:p>
    <w:p w14:paraId="5C634CCB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The service expects a </w:t>
      </w:r>
      <w:r w:rsidRPr="00FC0311">
        <w:rPr>
          <w:b/>
          <w:bCs/>
          <w:sz w:val="20"/>
          <w:szCs w:val="20"/>
        </w:rPr>
        <w:t>body</w:t>
      </w:r>
      <w:r w:rsidRPr="00FC0311">
        <w:rPr>
          <w:sz w:val="20"/>
          <w:szCs w:val="20"/>
        </w:rPr>
        <w:t xml:space="preserve"> with the following shape:</w:t>
      </w:r>
    </w:p>
    <w:p w14:paraId="4F524E73" w14:textId="7777777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3987908" w14:textId="6885406D" w:rsidR="00FC0311" w:rsidRPr="00432164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065548">
        <w:t>name</w:t>
      </w:r>
      <w:r>
        <w:t>,</w:t>
      </w:r>
    </w:p>
    <w:p w14:paraId="4C12BC5B" w14:textId="248E4FEB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Pr="00432164">
        <w:t xml:space="preserve"> </w:t>
      </w:r>
    </w:p>
    <w:p w14:paraId="384753BE" w14:textId="7AB8730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Pr="00432164">
        <w:t>description</w:t>
      </w:r>
      <w:r>
        <w:t>,</w:t>
      </w:r>
      <w:r w:rsidRPr="00432164">
        <w:t xml:space="preserve"> </w:t>
      </w:r>
    </w:p>
    <w:p w14:paraId="7236558F" w14:textId="7E4ADDB4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D05E3C">
        <w:t>nutrition</w:t>
      </w:r>
    </w:p>
    <w:p w14:paraId="5DBE4652" w14:textId="248DE27B" w:rsidR="00FC0311" w:rsidRPr="00432164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Pr="00432164">
        <w:t xml:space="preserve"> </w:t>
      </w:r>
    </w:p>
    <w:p w14:paraId="064D4AEE" w14:textId="3DE8EFC0" w:rsidR="00A11A6C" w:rsidRDefault="00F445CC" w:rsidP="00A11A6C">
      <w:ins w:id="208" w:author="Author">
        <w:r>
          <w:t>The r</w:t>
        </w:r>
      </w:ins>
      <w:del w:id="209" w:author="Author">
        <w:r w:rsidR="00A11A6C" w:rsidDel="00F445CC">
          <w:delText>R</w:delText>
        </w:r>
      </w:del>
      <w:r w:rsidR="00A11A6C">
        <w:t xml:space="preserve">equired </w:t>
      </w:r>
      <w:r w:rsidR="00A11A6C">
        <w:rPr>
          <w:b/>
          <w:bCs/>
        </w:rPr>
        <w:t>headers</w:t>
      </w:r>
      <w:r w:rsidR="00A11A6C">
        <w:t xml:space="preserve"> are described in the </w:t>
      </w:r>
      <w:ins w:id="210" w:author="Author">
        <w:r w:rsidR="00D266DD">
          <w:fldChar w:fldCharType="begin"/>
        </w:r>
        <w:r w:rsidR="0083126F">
          <w:instrText>HYPERLINK  \l "_Required_Headers"</w:instrText>
        </w:r>
        <w:r w:rsidR="00D266DD">
          <w:fldChar w:fldCharType="separate"/>
        </w:r>
        <w:r w:rsidR="00A11A6C" w:rsidRPr="00D266DD">
          <w:rPr>
            <w:rStyle w:val="Hyperlink"/>
          </w:rPr>
          <w:t>documentation</w:t>
        </w:r>
        <w:r w:rsidR="00D266DD">
          <w:fldChar w:fldCharType="end"/>
        </w:r>
      </w:ins>
      <w:r w:rsidR="00A11A6C">
        <w:t xml:space="preserve">. The service will return the modified record. Note that </w:t>
      </w:r>
      <w:r w:rsidR="00A11A6C">
        <w:rPr>
          <w:b/>
          <w:bCs/>
        </w:rPr>
        <w:t>PUT</w:t>
      </w:r>
      <w:r w:rsidR="00A11A6C">
        <w:t xml:space="preserve"> requests </w:t>
      </w:r>
      <w:r w:rsidR="00A11A6C">
        <w:rPr>
          <w:b/>
          <w:bCs/>
        </w:rPr>
        <w:t>do not</w:t>
      </w:r>
      <w:r w:rsidR="00A11A6C">
        <w:t xml:space="preserve"> merge properties and will instead </w:t>
      </w:r>
      <w:r w:rsidR="00A11A6C">
        <w:rPr>
          <w:b/>
          <w:bCs/>
        </w:rPr>
        <w:t>replace</w:t>
      </w:r>
      <w:r w:rsidR="00A11A6C">
        <w:t xml:space="preserve"> the entire record. Upon success, </w:t>
      </w:r>
      <w:r w:rsidR="00A11A6C">
        <w:rPr>
          <w:b/>
          <w:bCs/>
        </w:rPr>
        <w:t>redirect</w:t>
      </w:r>
      <w:r w:rsidR="00A11A6C">
        <w:t xml:space="preserve"> the user to the </w:t>
      </w:r>
      <w:del w:id="211" w:author="Author">
        <w:r w:rsidR="00A11A6C" w:rsidDel="00F445CC">
          <w:rPr>
            <w:b/>
            <w:bCs/>
          </w:rPr>
          <w:delText>D</w:delText>
        </w:r>
      </w:del>
      <w:ins w:id="212" w:author="Author">
        <w:r>
          <w:rPr>
            <w:b/>
            <w:bCs/>
          </w:rPr>
          <w:t>d</w:t>
        </w:r>
      </w:ins>
      <w:r w:rsidR="00A11A6C">
        <w:rPr>
          <w:b/>
          <w:bCs/>
        </w:rPr>
        <w:t>etails</w:t>
      </w:r>
      <w:r w:rsidR="00A11A6C">
        <w:t xml:space="preserve"> page for the current </w:t>
      </w:r>
      <w:r w:rsidR="00247F0E">
        <w:t>fruit</w:t>
      </w:r>
      <w:r w:rsidR="00A11A6C">
        <w:t>.</w:t>
      </w:r>
    </w:p>
    <w:p w14:paraId="5E402E41" w14:textId="244A786E" w:rsidR="00A11A6C" w:rsidRDefault="00A11A6C" w:rsidP="00A11A6C">
      <w:pPr>
        <w:pStyle w:val="Heading3"/>
        <w:rPr>
          <w:noProof/>
        </w:rPr>
      </w:pPr>
      <w:r>
        <w:t>Delete</w:t>
      </w:r>
      <w:r>
        <w:rPr>
          <w:noProof/>
        </w:rPr>
        <w:t xml:space="preserve"> </w:t>
      </w:r>
      <w:ins w:id="213" w:author="Author">
        <w:r w:rsidR="00F445CC">
          <w:rPr>
            <w:noProof/>
          </w:rPr>
          <w:t xml:space="preserve">a </w:t>
        </w:r>
      </w:ins>
      <w:r w:rsidR="00D05E3C">
        <w:rPr>
          <w:noProof/>
        </w:rPr>
        <w:t>Fruit</w:t>
      </w:r>
      <w:ins w:id="214" w:author="Author">
        <w:r w:rsidR="00F445CC">
          <w:rPr>
            <w:noProof/>
          </w:rPr>
          <w:t xml:space="preserve"> Record</w:t>
        </w:r>
      </w:ins>
      <w:r>
        <w:rPr>
          <w:noProof/>
        </w:rPr>
        <w:t xml:space="preserve"> (10 pts)</w:t>
      </w:r>
    </w:p>
    <w:p w14:paraId="5F3B4A61" w14:textId="54B67391" w:rsidR="00A11A6C" w:rsidRDefault="00A11A6C" w:rsidP="00A11A6C">
      <w:r>
        <w:t xml:space="preserve">The delete action is available to </w:t>
      </w:r>
      <w:r>
        <w:rPr>
          <w:b/>
        </w:rPr>
        <w:t>logged-in users</w:t>
      </w:r>
      <w:del w:id="215" w:author="Author">
        <w:r w:rsidDel="00F445CC">
          <w:delText>,</w:delText>
        </w:r>
      </w:del>
      <w:r>
        <w:t xml:space="preserve"> for </w:t>
      </w:r>
      <w:r w:rsidR="00247F0E">
        <w:t>fruit</w:t>
      </w:r>
      <w:ins w:id="216" w:author="Author">
        <w:r w:rsidR="00F445CC">
          <w:t xml:space="preserve"> record</w:t>
        </w:r>
      </w:ins>
      <w:r w:rsidR="00247F0E">
        <w:t>s</w:t>
      </w:r>
      <w:r>
        <w:t xml:space="preserve"> they have created. When the author clicks on the </w:t>
      </w:r>
      <w:r w:rsidRPr="00787790">
        <w:rPr>
          <w:b/>
          <w:bCs/>
          <w:rPrChange w:id="217" w:author="Author">
            <w:rPr/>
          </w:rPrChange>
        </w:rPr>
        <w:t>Delete</w:t>
      </w:r>
      <w:r>
        <w:t xml:space="preserve"> action on any of their </w:t>
      </w:r>
      <w:r w:rsidR="00247F0E">
        <w:t>fruit</w:t>
      </w:r>
      <w:ins w:id="218" w:author="Author">
        <w:r w:rsidR="00F445CC">
          <w:t>s</w:t>
        </w:r>
      </w:ins>
      <w:r>
        <w:t xml:space="preserve">, </w:t>
      </w:r>
      <w:r w:rsidRPr="004F242C">
        <w:rPr>
          <w:b/>
          <w:bCs/>
        </w:rPr>
        <w:t>a confirmation dialog should be displayed</w:t>
      </w:r>
      <w:r>
        <w:t xml:space="preserve">, and upon confirming this dialog, the </w:t>
      </w:r>
      <w:r w:rsidR="00247F0E">
        <w:t>fruit</w:t>
      </w:r>
      <w:r>
        <w:t xml:space="preserve"> </w:t>
      </w:r>
      <w:ins w:id="219" w:author="Author">
        <w:r w:rsidR="00F445CC">
          <w:t xml:space="preserve">record </w:t>
        </w:r>
      </w:ins>
      <w:r>
        <w:t xml:space="preserve">should be </w:t>
      </w:r>
      <w:r>
        <w:rPr>
          <w:b/>
        </w:rPr>
        <w:t>deleted</w:t>
      </w:r>
      <w:r>
        <w:t xml:space="preserve"> from the </w:t>
      </w:r>
      <w:r w:rsidR="00AC7887">
        <w:t>system.</w:t>
      </w:r>
    </w:p>
    <w:p w14:paraId="00A1521E" w14:textId="695A8496" w:rsidR="00A11A6C" w:rsidRDefault="00A11A6C" w:rsidP="00A11A6C">
      <w:r>
        <w:lastRenderedPageBreak/>
        <w:t xml:space="preserve">To delete </w:t>
      </w:r>
      <w:ins w:id="220" w:author="Author">
        <w:r w:rsidR="00F445CC">
          <w:t xml:space="preserve">a </w:t>
        </w:r>
      </w:ins>
      <w:r w:rsidR="00247F0E">
        <w:t>fruit</w:t>
      </w:r>
      <w:ins w:id="221" w:author="Author">
        <w:r w:rsidR="00F445CC">
          <w:t xml:space="preserve"> record</w:t>
        </w:r>
      </w:ins>
      <w:r>
        <w:t xml:space="preserve">, send the following </w:t>
      </w:r>
      <w:r>
        <w:rPr>
          <w:b/>
          <w:bCs/>
        </w:rPr>
        <w:t>request</w:t>
      </w:r>
      <w:del w:id="222" w:author="Author">
        <w:r w:rsidDel="00F445CC">
          <w:delText>:</w:delText>
        </w:r>
      </w:del>
      <w:ins w:id="223" w:author="Author">
        <w:r w:rsidR="00F445CC">
          <w:t>, w</w:t>
        </w:r>
        <w:r w:rsidR="00F445CC">
          <w:t xml:space="preserve">here </w:t>
        </w:r>
        <w:r w:rsidR="00F445CC">
          <w:rPr>
            <w:b/>
            <w:bCs/>
            <w:i/>
            <w:iCs/>
          </w:rPr>
          <w:t>:id</w:t>
        </w:r>
        <w:r w:rsidR="00F445CC">
          <w:t xml:space="preserve"> is the </w:t>
        </w:r>
        <w:r w:rsidR="00F445CC">
          <w:rPr>
            <w:b/>
            <w:bCs/>
          </w:rPr>
          <w:t>ID</w:t>
        </w:r>
        <w:r w:rsidR="00F445CC">
          <w:t xml:space="preserve"> of the desired fruit.</w:t>
        </w:r>
      </w:ins>
    </w:p>
    <w:p w14:paraId="47D80B6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463B868E" w14:textId="3DBF6CF8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D05E3C">
        <w:rPr>
          <w:b w:val="0"/>
          <w:bCs/>
        </w:rPr>
        <w:t>fruits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74A5C3BC" w14:textId="1EEA44E8" w:rsidR="00A11A6C" w:rsidRDefault="00A11A6C" w:rsidP="00A11A6C">
      <w:del w:id="224" w:author="Author">
        <w:r w:rsidDel="00F445CC">
          <w:delText xml:space="preserve">Where </w:delText>
        </w:r>
        <w:r w:rsidDel="00F445CC">
          <w:rPr>
            <w:b/>
            <w:bCs/>
            <w:i/>
            <w:iCs/>
          </w:rPr>
          <w:delText>:id</w:delText>
        </w:r>
        <w:r w:rsidDel="00F445CC">
          <w:delText xml:space="preserve"> is the </w:delText>
        </w:r>
        <w:r w:rsidDel="00F445CC">
          <w:rPr>
            <w:b/>
            <w:bCs/>
          </w:rPr>
          <w:delText>id</w:delText>
        </w:r>
        <w:r w:rsidDel="00F445CC">
          <w:delText xml:space="preserve"> of the desired </w:delText>
        </w:r>
        <w:r w:rsidR="00247F0E" w:rsidDel="00F445CC">
          <w:delText>fruit</w:delText>
        </w:r>
        <w:r w:rsidDel="00F445CC">
          <w:delText>. R</w:delText>
        </w:r>
      </w:del>
      <w:ins w:id="225" w:author="Author">
        <w:r w:rsidR="00F445CC">
          <w:t>The r</w:t>
        </w:r>
      </w:ins>
      <w:r>
        <w:t xml:space="preserve">equired </w:t>
      </w:r>
      <w:r>
        <w:rPr>
          <w:b/>
          <w:bCs/>
        </w:rPr>
        <w:t>headers</w:t>
      </w:r>
      <w:r>
        <w:t xml:space="preserve"> are described in the </w:t>
      </w:r>
      <w:ins w:id="226" w:author="Author">
        <w:r w:rsidR="00D266DD">
          <w:fldChar w:fldCharType="begin"/>
        </w:r>
        <w:r w:rsidR="0083126F">
          <w:instrText>HYPERLINK  \l "_Required_Headers"</w:instrText>
        </w:r>
        <w:r w:rsidR="00D266DD">
          <w:fldChar w:fldCharType="separate"/>
        </w:r>
        <w:r w:rsidRPr="00D266DD">
          <w:rPr>
            <w:rStyle w:val="Hyperlink"/>
          </w:rPr>
          <w:t>documentation</w:t>
        </w:r>
        <w:r w:rsidR="00D266DD">
          <w:fldChar w:fldCharType="end"/>
        </w:r>
      </w:ins>
      <w:r>
        <w:t>. The service will return an object</w:t>
      </w:r>
      <w:del w:id="227" w:author="Author">
        <w:r w:rsidDel="00D266DD">
          <w:delText>,</w:delText>
        </w:r>
      </w:del>
      <w:r>
        <w:t xml:space="preserve"> containing the deletion time. Upon success, </w:t>
      </w:r>
      <w:r>
        <w:rPr>
          <w:b/>
          <w:bCs/>
        </w:rPr>
        <w:t>redirect</w:t>
      </w:r>
      <w:r>
        <w:t xml:space="preserve"> the user to the </w:t>
      </w:r>
      <w:del w:id="228" w:author="Author">
        <w:r w:rsidR="0069496B" w:rsidDel="00F31F2A">
          <w:rPr>
            <w:b/>
            <w:bCs/>
          </w:rPr>
          <w:delText>F</w:delText>
        </w:r>
      </w:del>
      <w:ins w:id="229" w:author="Author">
        <w:r w:rsidR="00F31F2A">
          <w:rPr>
            <w:b/>
            <w:bCs/>
          </w:rPr>
          <w:t>f</w:t>
        </w:r>
      </w:ins>
      <w:r w:rsidR="0069496B">
        <w:rPr>
          <w:b/>
          <w:bCs/>
        </w:rPr>
        <w:t>ruits</w:t>
      </w:r>
      <w:r>
        <w:t xml:space="preserve"> page.</w:t>
      </w:r>
    </w:p>
    <w:p w14:paraId="55091CD2" w14:textId="77777777" w:rsidR="002C18AD" w:rsidRDefault="002C18AD" w:rsidP="002C18AD">
      <w:pPr>
        <w:pStyle w:val="Heading3"/>
      </w:pPr>
      <w:r w:rsidRPr="00AC30D4">
        <w:t xml:space="preserve">(BONUS) </w:t>
      </w:r>
      <w:r>
        <w:t>Search</w:t>
      </w:r>
      <w:r w:rsidRPr="00AC30D4">
        <w:t xml:space="preserve"> </w:t>
      </w:r>
      <w:r>
        <w:t xml:space="preserve">Page </w:t>
      </w:r>
      <w:r w:rsidRPr="00AC30D4">
        <w:t>(</w:t>
      </w:r>
      <w:r>
        <w:t>15</w:t>
      </w:r>
      <w:r w:rsidRPr="00AC30D4">
        <w:t xml:space="preserve"> pts)</w:t>
      </w:r>
    </w:p>
    <w:p w14:paraId="59A37A61" w14:textId="1FC84995" w:rsidR="002C18AD" w:rsidRPr="00455E99" w:rsidRDefault="002C18AD" w:rsidP="002C18AD">
      <w:r>
        <w:t xml:space="preserve">The </w:t>
      </w:r>
      <w:del w:id="230" w:author="Author">
        <w:r w:rsidRPr="00865E8F" w:rsidDel="00F31F2A">
          <w:rPr>
            <w:b/>
            <w:bCs/>
          </w:rPr>
          <w:delText>S</w:delText>
        </w:r>
      </w:del>
      <w:ins w:id="231" w:author="Author">
        <w:r w:rsidR="00F31F2A">
          <w:rPr>
            <w:b/>
            <w:bCs/>
          </w:rPr>
          <w:t>s</w:t>
        </w:r>
      </w:ins>
      <w:r w:rsidRPr="00865E8F">
        <w:rPr>
          <w:b/>
          <w:bCs/>
        </w:rPr>
        <w:t>earch page</w:t>
      </w:r>
      <w:r>
        <w:t xml:space="preserve"> allows both </w:t>
      </w:r>
      <w:ins w:id="232" w:author="Author">
        <w:r w:rsidR="00F31F2A">
          <w:t xml:space="preserve">logged-in </w:t>
        </w:r>
      </w:ins>
      <w:r>
        <w:t xml:space="preserve">users and guests to filter fruits by their name. It contains an input field and, upon submitting a query, a list of all matching fruits. Check if the </w:t>
      </w:r>
      <w:r w:rsidRPr="00865E8F">
        <w:rPr>
          <w:b/>
          <w:bCs/>
        </w:rPr>
        <w:t>field</w:t>
      </w:r>
      <w:r>
        <w:t xml:space="preserve"> is </w:t>
      </w:r>
      <w:r w:rsidRPr="00865E8F">
        <w:rPr>
          <w:b/>
          <w:bCs/>
        </w:rPr>
        <w:t>filled</w:t>
      </w:r>
      <w:r>
        <w:t xml:space="preserve"> before </w:t>
      </w:r>
      <w:ins w:id="233" w:author="Author">
        <w:r w:rsidR="00F31F2A">
          <w:t>the user</w:t>
        </w:r>
      </w:ins>
      <w:del w:id="234" w:author="Author">
        <w:r w:rsidDel="00F31F2A">
          <w:delText>you</w:delText>
        </w:r>
      </w:del>
      <w:r>
        <w:t xml:space="preserve"> send</w:t>
      </w:r>
      <w:ins w:id="235" w:author="Author">
        <w:r w:rsidR="00F31F2A">
          <w:t>s</w:t>
        </w:r>
      </w:ins>
      <w:r>
        <w:t xml:space="preserve"> the request. If it isn't filled</w:t>
      </w:r>
      <w:ins w:id="236" w:author="Author">
        <w:r w:rsidR="00F31F2A">
          <w:t>,</w:t>
        </w:r>
      </w:ins>
      <w:r>
        <w:t xml:space="preserve"> show an alert message.</w:t>
      </w:r>
    </w:p>
    <w:p w14:paraId="37C65E10" w14:textId="090B6275" w:rsidR="002C18AD" w:rsidRDefault="002C18AD" w:rsidP="002C18A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C9EF50E" wp14:editId="6FE3AE9B">
            <wp:extent cx="5130521" cy="2653442"/>
            <wp:effectExtent l="0" t="0" r="0" b="0"/>
            <wp:docPr id="1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405" cy="266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DB4C" w14:textId="73A051BD" w:rsidR="002C18AD" w:rsidRDefault="002C18AD" w:rsidP="002C18AD">
      <w:r w:rsidRPr="00AC30D4">
        <w:t xml:space="preserve">If there are </w:t>
      </w:r>
      <w:r w:rsidRPr="00787790">
        <w:rPr>
          <w:b/>
          <w:bCs/>
          <w:rPrChange w:id="237" w:author="Author">
            <w:rPr/>
          </w:rPrChange>
        </w:rPr>
        <w:t>no</w:t>
      </w:r>
      <w:r w:rsidRPr="00F31F2A">
        <w:rPr>
          <w:b/>
          <w:bCs/>
        </w:rPr>
        <w:t xml:space="preserve"> </w:t>
      </w:r>
      <w:r w:rsidRPr="00787790">
        <w:rPr>
          <w:b/>
          <w:bCs/>
          <w:rPrChange w:id="238" w:author="Author">
            <w:rPr/>
          </w:rPrChange>
        </w:rPr>
        <w:t>results</w:t>
      </w:r>
      <w:r w:rsidRPr="00AC30D4">
        <w:t xml:space="preserve">, the following view should be </w:t>
      </w:r>
      <w:commentRangeStart w:id="239"/>
      <w:r w:rsidRPr="00AC30D4">
        <w:t>displayed</w:t>
      </w:r>
      <w:commentRangeEnd w:id="239"/>
      <w:r w:rsidR="00F31F2A">
        <w:rPr>
          <w:rStyle w:val="CommentReference"/>
        </w:rPr>
        <w:commentReference w:id="239"/>
      </w:r>
      <w:r w:rsidRPr="00AC30D4">
        <w:t>:</w:t>
      </w:r>
    </w:p>
    <w:p w14:paraId="6DED2523" w14:textId="47940584" w:rsidR="007B5D74" w:rsidRDefault="002C18AD" w:rsidP="002C18AD">
      <w:r>
        <w:rPr>
          <w:noProof/>
          <w:lang w:val="bg-BG" w:eastAsia="bg-BG"/>
        </w:rPr>
        <w:drawing>
          <wp:inline distT="0" distB="0" distL="0" distR="0" wp14:anchorId="3712BC2A" wp14:editId="5653DE3D">
            <wp:extent cx="5127372" cy="2661092"/>
            <wp:effectExtent l="0" t="0" r="0" b="6350"/>
            <wp:docPr id="21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52" cy="267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C49F" w14:textId="77D42203" w:rsidR="007B5D74" w:rsidRDefault="007B5D74" w:rsidP="007B5D74">
      <w:r w:rsidRPr="00AC30D4">
        <w:lastRenderedPageBreak/>
        <w:t xml:space="preserve">If </w:t>
      </w:r>
      <w:r>
        <w:t xml:space="preserve">you find </w:t>
      </w:r>
      <w:ins w:id="240" w:author="Author">
        <w:r w:rsidR="00F31F2A">
          <w:t xml:space="preserve">some </w:t>
        </w:r>
      </w:ins>
      <w:r>
        <w:t>fruit</w:t>
      </w:r>
      <w:ins w:id="241" w:author="Author">
        <w:r w:rsidR="00F31F2A">
          <w:t xml:space="preserve"> records</w:t>
        </w:r>
      </w:ins>
      <w:r w:rsidRPr="00AC30D4">
        <w:t>, the following view should be displayed:</w:t>
      </w:r>
    </w:p>
    <w:p w14:paraId="0805264F" w14:textId="40B19133" w:rsidR="007B5D74" w:rsidRDefault="007B5D74" w:rsidP="007B5D74">
      <w:r>
        <w:rPr>
          <w:noProof/>
          <w:lang w:val="bg-BG" w:eastAsia="bg-BG"/>
        </w:rPr>
        <w:drawing>
          <wp:inline distT="0" distB="0" distL="0" distR="0" wp14:anchorId="771C225F" wp14:editId="40D666A9">
            <wp:extent cx="5156252" cy="2645732"/>
            <wp:effectExtent l="0" t="0" r="6350" b="2540"/>
            <wp:docPr id="16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52" cy="26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4B4" w14:textId="77777777" w:rsidR="007B5D74" w:rsidRPr="00AC30D4" w:rsidRDefault="007B5D74" w:rsidP="002C18AD"/>
    <w:p w14:paraId="5F56C653" w14:textId="6E6BFD86" w:rsidR="002C18AD" w:rsidRDefault="002C18AD" w:rsidP="002C18AD">
      <w:r>
        <w:rPr>
          <w:rStyle w:val="normaltextrun"/>
          <w:rFonts w:ascii="Calibri" w:hAnsi="Calibri" w:cs="Calibri"/>
          <w:color w:val="000000"/>
          <w:shd w:val="clear" w:color="auto" w:fill="F2F2F2"/>
        </w:rPr>
        <w:t>Send the following request to read a filtered list of </w:t>
      </w:r>
      <w:r w:rsidR="00247F0E">
        <w:rPr>
          <w:rStyle w:val="normaltextrun"/>
          <w:rFonts w:ascii="Calibri" w:hAnsi="Calibri" w:cs="Calibri"/>
          <w:color w:val="000000"/>
          <w:shd w:val="clear" w:color="auto" w:fill="F2F2F2"/>
        </w:rPr>
        <w:t>fruits</w:t>
      </w:r>
      <w:r>
        <w:rPr>
          <w:rStyle w:val="normaltextrun"/>
          <w:rFonts w:ascii="Calibri" w:hAnsi="Calibri" w:cs="Calibri"/>
          <w:color w:val="000000"/>
          <w:shd w:val="clear" w:color="auto" w:fill="F2F2F2"/>
        </w:rPr>
        <w:t> by their name:</w:t>
      </w:r>
    </w:p>
    <w:p w14:paraId="1F035032" w14:textId="77777777" w:rsidR="002C18AD" w:rsidRDefault="002C18AD" w:rsidP="002C18A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5D28532C" w14:textId="7851B321" w:rsidR="002C18AD" w:rsidRPr="00B17A2E" w:rsidRDefault="002C18AD" w:rsidP="002C18A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lang w:val="bg-BG"/>
        </w:rPr>
      </w:pPr>
      <w:r>
        <w:t xml:space="preserve">URL: </w:t>
      </w:r>
      <w:r w:rsidRPr="00B17A2E">
        <w:rPr>
          <w:b w:val="0"/>
          <w:bCs/>
        </w:rPr>
        <w:t>/data/</w:t>
      </w:r>
      <w:r>
        <w:rPr>
          <w:b w:val="0"/>
          <w:bCs/>
        </w:rPr>
        <w:t>fruits</w:t>
      </w:r>
      <w:r w:rsidRPr="00B17A2E">
        <w:rPr>
          <w:b w:val="0"/>
          <w:bCs/>
        </w:rPr>
        <w:t>?where=name%20LIKE%20%22${query}%22</w:t>
      </w:r>
    </w:p>
    <w:p w14:paraId="6F0BA3FC" w14:textId="6690335D" w:rsidR="002C18AD" w:rsidRPr="00B46D2D" w:rsidRDefault="002C18AD" w:rsidP="002C18AD">
      <w:del w:id="242" w:author="Author">
        <w:r w:rsidDel="00F31F2A">
          <w:delText xml:space="preserve">Where </w:delText>
        </w:r>
      </w:del>
      <w:r>
        <w:rPr>
          <w:b/>
          <w:bCs/>
          <w:i/>
          <w:iCs/>
        </w:rPr>
        <w:t>{query}</w:t>
      </w:r>
      <w:r>
        <w:t xml:space="preserve"> is the search query that the user has entered in the input field. </w:t>
      </w:r>
      <w:del w:id="243" w:author="Author">
        <w:r w:rsidDel="00F31F2A">
          <w:delText>R</w:delText>
        </w:r>
      </w:del>
      <w:ins w:id="244" w:author="Author">
        <w:r w:rsidR="00F31F2A">
          <w:t>The r</w:t>
        </w:r>
      </w:ins>
      <w:r>
        <w:t xml:space="preserve">equired </w:t>
      </w:r>
      <w:r w:rsidRPr="000834B4">
        <w:rPr>
          <w:b/>
          <w:bCs/>
        </w:rPr>
        <w:t>headers</w:t>
      </w:r>
      <w:r>
        <w:t xml:space="preserve"> are described in the </w:t>
      </w:r>
      <w:ins w:id="245" w:author="Author">
        <w:r w:rsidR="00D266DD">
          <w:fldChar w:fldCharType="begin"/>
        </w:r>
        <w:r w:rsidR="0083126F">
          <w:instrText>HYPERLINK  \l "_Required_Headers"</w:instrText>
        </w:r>
        <w:r w:rsidR="00D266DD">
          <w:fldChar w:fldCharType="separate"/>
        </w:r>
        <w:r w:rsidRPr="00D266DD">
          <w:rPr>
            <w:rStyle w:val="Hyperlink"/>
          </w:rPr>
          <w:t>documentation</w:t>
        </w:r>
        <w:r w:rsidR="00D266DD">
          <w:fldChar w:fldCharType="end"/>
        </w:r>
      </w:ins>
      <w:r>
        <w:t xml:space="preserve">. The service will return an array of </w:t>
      </w:r>
      <w:r w:rsidR="00247F0E">
        <w:t>fruits</w:t>
      </w:r>
      <w:r>
        <w:t>.</w:t>
      </w:r>
    </w:p>
    <w:p w14:paraId="629A3D9B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  <w:rPr>
          <w:noProof/>
        </w:rPr>
      </w:pPr>
      <w:r>
        <w:rPr>
          <w:noProof/>
        </w:rPr>
        <w:t>Subtmitting Your Solution</w:t>
      </w:r>
    </w:p>
    <w:p w14:paraId="523A4CBB" w14:textId="7D826E8D" w:rsidR="00A11A6C" w:rsidRDefault="00F31F2A" w:rsidP="00A11A6C">
      <w:ins w:id="246" w:author="Author">
        <w:r>
          <w:t>Select all the content of</w:t>
        </w:r>
      </w:ins>
      <w:del w:id="247" w:author="Author">
        <w:r w:rsidR="00A11A6C" w:rsidDel="00F31F2A">
          <w:delText xml:space="preserve">Place in a </w:delText>
        </w:r>
        <w:r w:rsidR="00A11A6C" w:rsidDel="00F31F2A">
          <w:rPr>
            <w:b/>
          </w:rPr>
          <w:delText>ZIP</w:delText>
        </w:r>
        <w:r w:rsidR="00A11A6C" w:rsidDel="00F31F2A">
          <w:delText xml:space="preserve"> file</w:delText>
        </w:r>
      </w:del>
      <w:r w:rsidR="00A11A6C">
        <w:t xml:space="preserve"> your project folder. Exclude the </w:t>
      </w:r>
      <w:r w:rsidR="00A11A6C">
        <w:rPr>
          <w:rStyle w:val="CodeChar"/>
        </w:rPr>
        <w:t>node_modules</w:t>
      </w:r>
      <w:r w:rsidR="00A11A6C">
        <w:t xml:space="preserve"> folder. </w:t>
      </w:r>
      <w:ins w:id="248" w:author="Author">
        <w:r>
          <w:t xml:space="preserve">Archive the selected files and folders into a </w:t>
        </w:r>
        <w:r w:rsidRPr="00787790">
          <w:rPr>
            <w:b/>
            <w:bCs/>
            <w:rPrChange w:id="249" w:author="Author">
              <w:rPr/>
            </w:rPrChange>
          </w:rPr>
          <w:t>ZIP file</w:t>
        </w:r>
        <w:r>
          <w:t xml:space="preserve"> and u</w:t>
        </w:r>
      </w:ins>
      <w:del w:id="250" w:author="Author">
        <w:r w:rsidR="00A11A6C" w:rsidDel="00F31F2A">
          <w:delText>U</w:delText>
        </w:r>
      </w:del>
      <w:r w:rsidR="00A11A6C">
        <w:t xml:space="preserve">pload the archive to </w:t>
      </w:r>
      <w:commentRangeStart w:id="251"/>
      <w:r w:rsidR="00A11A6C">
        <w:t>Judge</w:t>
      </w:r>
      <w:commentRangeEnd w:id="251"/>
      <w:r>
        <w:rPr>
          <w:rStyle w:val="CommentReference"/>
        </w:rPr>
        <w:commentReference w:id="251"/>
      </w:r>
      <w:r w:rsidR="00A11A6C">
        <w:t>.</w:t>
      </w:r>
    </w:p>
    <w:p w14:paraId="219E9194" w14:textId="2F85CD3F" w:rsidR="00A11A6C" w:rsidRDefault="003C3E83" w:rsidP="00A11A6C">
      <w:r w:rsidRPr="003C3E83">
        <w:rPr>
          <w:noProof/>
          <w:lang w:val="bg-BG" w:eastAsia="bg-BG"/>
        </w:rPr>
        <w:lastRenderedPageBreak/>
        <w:drawing>
          <wp:inline distT="0" distB="0" distL="0" distR="0" wp14:anchorId="2973F779" wp14:editId="61204FCB">
            <wp:extent cx="6198502" cy="3215472"/>
            <wp:effectExtent l="0" t="0" r="0" b="444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440" cy="322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4D694784" w14:textId="76DE8A79" w:rsidR="00A11A6C" w:rsidRDefault="003C3E83" w:rsidP="00A11A6C">
      <w:pPr>
        <w:rPr>
          <w:noProof/>
          <w:lang w:val="bg-BG" w:eastAsia="bg-BG"/>
        </w:rPr>
      </w:pPr>
      <w:r w:rsidRPr="003C3E83">
        <w:rPr>
          <w:noProof/>
          <w:lang w:val="bg-BG" w:eastAsia="bg-BG"/>
        </w:rPr>
        <w:t xml:space="preserve"> </w:t>
      </w:r>
      <w:r w:rsidR="00DF448E">
        <w:rPr>
          <w:noProof/>
          <w:lang w:val="bg-BG" w:eastAsia="bg-BG"/>
        </w:rPr>
        <w:drawing>
          <wp:inline distT="0" distB="0" distL="0" distR="0" wp14:anchorId="5273419C" wp14:editId="54449754">
            <wp:extent cx="5435618" cy="3724478"/>
            <wp:effectExtent l="0" t="0" r="0" b="9525"/>
            <wp:docPr id="13" name="Картина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18" cy="37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0EA8" w14:textId="77777777" w:rsidR="004444F4" w:rsidRDefault="004444F4" w:rsidP="004444F4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5F560E55" w14:textId="44C3397B" w:rsidR="004444F4" w:rsidRDefault="004444F4" w:rsidP="00A11A6C"/>
    <w:p w14:paraId="5AE98179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bookmarkStart w:id="252" w:name="_Appendix_A:_Using"/>
      <w:bookmarkEnd w:id="252"/>
      <w:r>
        <w:lastRenderedPageBreak/>
        <w:t>Appendix A: Using the Local REST Service</w:t>
      </w:r>
    </w:p>
    <w:p w14:paraId="4B18D5B9" w14:textId="77777777" w:rsidR="00A11A6C" w:rsidRDefault="00A11A6C" w:rsidP="00A11A6C">
      <w:pPr>
        <w:pStyle w:val="Heading3"/>
      </w:pPr>
      <w:commentRangeStart w:id="253"/>
      <w:r>
        <w:t>Starting the Service</w:t>
      </w:r>
      <w:commentRangeEnd w:id="253"/>
      <w:r w:rsidR="00B034CC">
        <w:rPr>
          <w:rStyle w:val="CommentReference"/>
          <w:rFonts w:eastAsiaTheme="minorHAnsi" w:cstheme="minorBidi"/>
          <w:b w:val="0"/>
          <w:color w:val="auto"/>
        </w:rPr>
        <w:commentReference w:id="253"/>
      </w:r>
    </w:p>
    <w:p w14:paraId="12CC0116" w14:textId="77777777" w:rsidR="00A11A6C" w:rsidRDefault="00A11A6C" w:rsidP="00A11A6C">
      <w:r>
        <w:t>The REST service will be in a folder named “server” inside the provided resources archive. It has no dependencies and can be started by opening a terminal in its directory and executing:</w:t>
      </w:r>
    </w:p>
    <w:p w14:paraId="37526B8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6FF3FF45" w14:textId="47F8DE9E" w:rsidR="00A11A6C" w:rsidRDefault="00A11A6C" w:rsidP="00A11A6C">
      <w:r>
        <w:t>If everything</w:t>
      </w:r>
      <w:ins w:id="254" w:author="Author">
        <w:r w:rsidR="00F31F2A">
          <w:t xml:space="preserve"> is</w:t>
        </w:r>
      </w:ins>
      <w:r>
        <w:t xml:space="preserve">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7E94E31D" w14:textId="77777777" w:rsidR="00A11A6C" w:rsidRDefault="00A11A6C" w:rsidP="00A11A6C">
      <w:pPr>
        <w:pStyle w:val="Heading3"/>
      </w:pPr>
      <w:r>
        <w:t>Sending Requests</w:t>
      </w:r>
    </w:p>
    <w:p w14:paraId="30D9C2DA" w14:textId="60ED949F" w:rsidR="00A11A6C" w:rsidRDefault="00A11A6C" w:rsidP="00A11A6C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del w:id="255" w:author="Author">
        <w:r w:rsidDel="00F31F2A">
          <w:delText>,</w:delText>
        </w:r>
      </w:del>
      <w:r>
        <w:t xml:space="preserve"> shown in the initialization log</w:t>
      </w:r>
      <w:ins w:id="256" w:author="Author">
        <w:r w:rsidR="00787790">
          <w:t>,</w:t>
        </w:r>
      </w:ins>
      <w:r>
        <w:t xml:space="preserve">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</w:t>
      </w:r>
      <w:ins w:id="257" w:author="Author">
        <w:r w:rsidR="00787790">
          <w:t xml:space="preserve">some </w:t>
        </w:r>
      </w:ins>
      <w:r>
        <w:t xml:space="preserve">data needs to be included in the request, it must be </w:t>
      </w:r>
      <w:r>
        <w:rPr>
          <w:b/>
          <w:bCs/>
        </w:rPr>
        <w:t>JSON-encoded</w:t>
      </w:r>
      <w:del w:id="258" w:author="Author">
        <w:r w:rsidDel="00787790">
          <w:delText>,</w:delText>
        </w:r>
      </w:del>
      <w:r>
        <w:t xml:space="preserve">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2D14EDA7" w14:textId="36F5C9BD" w:rsidR="00A11A6C" w:rsidRDefault="00A11A6C" w:rsidP="00A11A6C">
      <w:r>
        <w:t>Read requests, as well as login and register requests</w:t>
      </w:r>
      <w:ins w:id="259" w:author="Author">
        <w:r w:rsidR="00787790">
          <w:t>,</w:t>
        </w:r>
      </w:ins>
      <w:r>
        <w:t xml:space="preserve"> do not require authentication. All </w:t>
      </w:r>
      <w:ins w:id="260" w:author="Author">
        <w:r w:rsidR="00787790">
          <w:t xml:space="preserve">the </w:t>
        </w:r>
      </w:ins>
      <w:r>
        <w:t>other requests must be authenticated.</w:t>
      </w:r>
    </w:p>
    <w:p w14:paraId="16EDEBF3" w14:textId="77777777" w:rsidR="00A11A6C" w:rsidRDefault="00A11A6C" w:rsidP="00A11A6C">
      <w:pPr>
        <w:pStyle w:val="Heading3"/>
      </w:pPr>
      <w:bookmarkStart w:id="261" w:name="_Required_Headers"/>
      <w:bookmarkEnd w:id="261"/>
      <w:r>
        <w:t>Required Headers</w:t>
      </w:r>
    </w:p>
    <w:p w14:paraId="4081794F" w14:textId="77777777" w:rsidR="00A11A6C" w:rsidRDefault="00A11A6C" w:rsidP="00A11A6C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42178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CF1F67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09880A0C" w14:textId="5A7D0A34" w:rsidR="00A11A6C" w:rsidRDefault="00A11A6C" w:rsidP="00A11A6C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</w:t>
      </w:r>
      <w:del w:id="262" w:author="Author">
        <w:r w:rsidDel="00787790">
          <w:delText>,</w:delText>
        </w:r>
      </w:del>
      <w:r>
        <w:t xml:space="preserve">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42F61C4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76A829FB" w14:textId="77777777" w:rsidR="00A11A6C" w:rsidRDefault="00A11A6C" w:rsidP="00A11A6C">
      <w:pPr>
        <w:pStyle w:val="Heading3"/>
      </w:pPr>
      <w:r>
        <w:t>Server Response</w:t>
      </w:r>
    </w:p>
    <w:p w14:paraId="2C5F7FFD" w14:textId="77777777" w:rsidR="00A11A6C" w:rsidRDefault="00A11A6C" w:rsidP="00A11A6C">
      <w:r>
        <w:t>Data response:</w:t>
      </w:r>
    </w:p>
    <w:p w14:paraId="66BDE5D9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HTTP/1.1 200 OK</w:t>
      </w:r>
    </w:p>
    <w:p w14:paraId="1E27A6F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23D82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3CD4FAE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51AAD905" w14:textId="77777777" w:rsidR="00A11A6C" w:rsidRDefault="00A11A6C" w:rsidP="00A11A6C">
      <w:r>
        <w:t>Empty response:</w:t>
      </w:r>
    </w:p>
    <w:p w14:paraId="225471E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HTTP/1.1 204 No Content</w:t>
      </w:r>
    </w:p>
    <w:p w14:paraId="1CA18F25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CFD4013" w14:textId="77777777" w:rsidR="00A11A6C" w:rsidRDefault="00A11A6C" w:rsidP="00A11A6C">
      <w:r>
        <w:t>Error response:</w:t>
      </w:r>
    </w:p>
    <w:p w14:paraId="1A901D9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HTTP/1.1 400 Request Error</w:t>
      </w:r>
    </w:p>
    <w:p w14:paraId="25CC6AC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2E29E36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1805073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13F17516" w14:textId="77777777" w:rsidR="00A11A6C" w:rsidRDefault="00A11A6C" w:rsidP="00A11A6C">
      <w:pPr>
        <w:pStyle w:val="Heading3"/>
      </w:pPr>
      <w:r>
        <w:t>More Information</w:t>
      </w:r>
    </w:p>
    <w:p w14:paraId="31258CC2" w14:textId="77777777" w:rsidR="00A11A6C" w:rsidRDefault="00A11A6C" w:rsidP="00A11A6C">
      <w:r>
        <w:t xml:space="preserve">You can find more details on the </w:t>
      </w:r>
      <w:hyperlink r:id="rId27" w:history="1">
        <w:r>
          <w:rPr>
            <w:rStyle w:val="Hyperlink"/>
          </w:rPr>
          <w:t>GitHub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>reposit</w:t>
        </w:r>
        <w:r>
          <w:rPr>
            <w:rStyle w:val="Hyperlink"/>
          </w:rPr>
          <w:t>o</w:t>
        </w:r>
        <w:r>
          <w:rPr>
            <w:rStyle w:val="Hyperlink"/>
          </w:rPr>
          <w:t>ry of the service</w:t>
        </w:r>
      </w:hyperlink>
      <w:r>
        <w:t>.</w:t>
      </w:r>
    </w:p>
    <w:p w14:paraId="0895B80F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bookmarkStart w:id="263" w:name="_Appendix_B:_Running"/>
      <w:bookmarkEnd w:id="263"/>
      <w:r>
        <w:t>Appendix B: Running the Test Suite</w:t>
      </w:r>
    </w:p>
    <w:p w14:paraId="72C2D929" w14:textId="77777777" w:rsidR="00A11A6C" w:rsidRDefault="00A11A6C" w:rsidP="00A11A6C">
      <w:pPr>
        <w:pStyle w:val="Heading3"/>
      </w:pPr>
      <w:commentRangeStart w:id="264"/>
      <w:r>
        <w:t>Project Setup</w:t>
      </w:r>
      <w:commentRangeEnd w:id="264"/>
      <w:r w:rsidR="00B034CC">
        <w:rPr>
          <w:rStyle w:val="CommentReference"/>
          <w:rFonts w:eastAsiaTheme="minorHAnsi" w:cstheme="minorBidi"/>
          <w:b w:val="0"/>
          <w:color w:val="auto"/>
        </w:rPr>
        <w:commentReference w:id="264"/>
      </w:r>
    </w:p>
    <w:p w14:paraId="3811DF33" w14:textId="77777777" w:rsidR="00A11A6C" w:rsidRDefault="00A11A6C" w:rsidP="00A11A6C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</w:t>
      </w:r>
      <w:del w:id="265" w:author="Author">
        <w:r w:rsidDel="00787790">
          <w:delText>,</w:delText>
        </w:r>
      </w:del>
      <w:r>
        <w:t xml:space="preserve">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20AC712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install</w:t>
      </w:r>
    </w:p>
    <w:p w14:paraId="127EE0C2" w14:textId="77777777" w:rsidR="00A11A6C" w:rsidRDefault="00A11A6C" w:rsidP="00A11A6C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28812D4C" w14:textId="721CA8FF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614B597E" wp14:editId="66B969CC">
            <wp:extent cx="5943600" cy="2152015"/>
            <wp:effectExtent l="19050" t="19050" r="19050" b="196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B386A3" w14:textId="77777777" w:rsidR="00A11A6C" w:rsidRDefault="00A11A6C" w:rsidP="00A11A6C">
      <w:pPr>
        <w:pStyle w:val="Heading3"/>
      </w:pPr>
      <w:bookmarkStart w:id="266" w:name="_Hlk76646116"/>
      <w:r>
        <w:t>Executing the Tests</w:t>
      </w:r>
    </w:p>
    <w:p w14:paraId="484106BD" w14:textId="77777777" w:rsidR="00A11A6C" w:rsidRDefault="00A11A6C" w:rsidP="00A11A6C">
      <w:r>
        <w:t xml:space="preserve">Before running the test suite, make sure a web server is operational, and the application can be found at the root of its network address. To start the included </w:t>
      </w:r>
      <w:del w:id="267" w:author="Author">
        <w:r w:rsidDel="00F341B1">
          <w:delText>dev-</w:delText>
        </w:r>
      </w:del>
      <w:r>
        <w:t xml:space="preserve">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01AC4D5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start</w:t>
      </w:r>
    </w:p>
    <w:p w14:paraId="4A1EC8EF" w14:textId="77777777" w:rsidR="00A11A6C" w:rsidRDefault="00A11A6C" w:rsidP="00A11A6C">
      <w:r>
        <w:t>This is a one-time operation unless you terminate the server at any point. It can be restarted with the same command as above.</w:t>
      </w:r>
    </w:p>
    <w:p w14:paraId="1A0F4E9F" w14:textId="46E3C53B" w:rsidR="00A11A6C" w:rsidRDefault="00A11A6C" w:rsidP="00A11A6C">
      <w:r>
        <w:t>To execute the tests, open a new terminal (do not close the terminal</w:t>
      </w:r>
      <w:del w:id="268" w:author="Author">
        <w:r w:rsidDel="00787790">
          <w:delText>,</w:delText>
        </w:r>
      </w:del>
      <w:r>
        <w:t xml:space="preserve">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847F36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test</w:t>
      </w:r>
    </w:p>
    <w:p w14:paraId="5B52188D" w14:textId="4DB07B82" w:rsidR="00A11A6C" w:rsidRDefault="00A11A6C" w:rsidP="00A11A6C">
      <w:r>
        <w:rPr>
          <w:noProof/>
          <w:lang w:val="bg-BG" w:eastAsia="bg-BG"/>
        </w:rPr>
        <w:lastRenderedPageBreak/>
        <w:drawing>
          <wp:inline distT="0" distB="0" distL="0" distR="0" wp14:anchorId="22B52DB0" wp14:editId="5EED38FF">
            <wp:extent cx="5943600" cy="1409065"/>
            <wp:effectExtent l="19050" t="19050" r="19050" b="196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84BA67" w14:textId="2E40348E" w:rsidR="00A11A6C" w:rsidRDefault="00A11A6C" w:rsidP="00A11A6C">
      <w:r>
        <w:t>Test results will be displayed in the terminal</w:t>
      </w:r>
      <w:del w:id="269" w:author="Author">
        <w:r w:rsidDel="00787790">
          <w:delText>,</w:delText>
        </w:r>
      </w:del>
      <w:r>
        <w:t xml:space="preserve"> along with detailed information about encountered problems. You can perform this operation as many times as it is necessary by re</w:t>
      </w:r>
      <w:del w:id="270" w:author="Author">
        <w:r w:rsidDel="00787790">
          <w:delText>-</w:delText>
        </w:r>
      </w:del>
      <w:r>
        <w:t xml:space="preserve">running the </w:t>
      </w:r>
      <w:ins w:id="271" w:author="Author">
        <w:r w:rsidR="00D266DD">
          <w:t xml:space="preserve">command </w:t>
        </w:r>
      </w:ins>
      <w:r>
        <w:t>above</w:t>
      </w:r>
      <w:del w:id="272" w:author="Author">
        <w:r w:rsidDel="00D266DD">
          <w:delText xml:space="preserve"> command</w:delText>
        </w:r>
      </w:del>
      <w:r>
        <w:t>.</w:t>
      </w:r>
    </w:p>
    <w:p w14:paraId="39EFF1D0" w14:textId="77777777" w:rsidR="00A11A6C" w:rsidRDefault="00A11A6C" w:rsidP="00A11A6C">
      <w:pPr>
        <w:pStyle w:val="Heading3"/>
      </w:pPr>
      <w:r>
        <w:t>Debugging Your Solution</w:t>
      </w:r>
    </w:p>
    <w:p w14:paraId="451C7DB9" w14:textId="77777777" w:rsidR="00A11A6C" w:rsidRDefault="00A11A6C" w:rsidP="00A11A6C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710FEEC8" w14:textId="77777777" w:rsidR="00A11A6C" w:rsidRDefault="00A11A6C" w:rsidP="00A11A6C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0B4860ED" w14:textId="6045AF33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1BA67688" wp14:editId="446B37BA">
            <wp:extent cx="5943600" cy="718185"/>
            <wp:effectExtent l="19050" t="19050" r="19050" b="2476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BB17B8" w14:textId="77777777" w:rsidR="00A11A6C" w:rsidRDefault="00A11A6C" w:rsidP="00A11A6C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E89F3D2" w14:textId="77777777" w:rsidR="00A11A6C" w:rsidRDefault="00A11A6C" w:rsidP="00A11A6C">
      <w:r>
        <w:t>To make just a single test run</w:t>
      </w:r>
      <w:del w:id="273" w:author="Author">
        <w:r w:rsidDel="00787790">
          <w:delText>,</w:delText>
        </w:r>
      </w:del>
      <w:r>
        <w:t xml:space="preserve"> instead of the full suite (useful when debugging a single failing test), find the test and append </w:t>
      </w:r>
      <w:r>
        <w:rPr>
          <w:rStyle w:val="CodeChar"/>
        </w:rPr>
        <w:t>.only</w:t>
      </w:r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5D5B6A12" w14:textId="4F1F9250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C1DFEB8" wp14:editId="68FD0E6E">
            <wp:extent cx="5943600" cy="495300"/>
            <wp:effectExtent l="19050" t="19050" r="19050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0129E1" w14:textId="77777777" w:rsidR="00A11A6C" w:rsidRDefault="00A11A6C" w:rsidP="00A11A6C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22B06173" w14:textId="5942CA36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05C1C558" wp14:editId="7FF44688">
            <wp:extent cx="5943600" cy="718185"/>
            <wp:effectExtent l="19050" t="19050" r="19050" b="247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9741E8" w14:textId="77777777" w:rsidR="00A11A6C" w:rsidRDefault="00A11A6C" w:rsidP="00A11A6C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3CC845E9" w14:textId="77777777" w:rsidR="00A11A6C" w:rsidRDefault="00A11A6C" w:rsidP="00A11A6C">
      <w:r>
        <w:lastRenderedPageBreak/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6A2ED34F" w14:textId="0D446162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75BC750A" wp14:editId="747D7D7F">
            <wp:extent cx="5943600" cy="683895"/>
            <wp:effectExtent l="19050" t="19050" r="19050" b="2095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6D6B79" w14:textId="77777777" w:rsidR="00A11A6C" w:rsidRDefault="00A11A6C" w:rsidP="00A11A6C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7DC0B867" w14:textId="77777777" w:rsidR="00A11A6C" w:rsidRDefault="00A11A6C" w:rsidP="00A11A6C">
      <w:r>
        <w:t>The final thing to look for is the exact row where the test fails:</w:t>
      </w:r>
    </w:p>
    <w:p w14:paraId="38F3E10B" w14:textId="461DE928" w:rsidR="00682FAD" w:rsidRDefault="00A11A6C">
      <w:r>
        <w:rPr>
          <w:noProof/>
          <w:lang w:val="bg-BG" w:eastAsia="bg-BG"/>
        </w:rPr>
        <w:drawing>
          <wp:inline distT="0" distB="0" distL="0" distR="0" wp14:anchorId="59E30A0D" wp14:editId="6915941B">
            <wp:extent cx="5943600" cy="1356360"/>
            <wp:effectExtent l="19050" t="19050" r="1905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End w:id="266"/>
    </w:p>
    <w:sectPr w:rsidR="00682FAD" w:rsidSect="007559BB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Author" w:initials="A">
    <w:p w14:paraId="03BBF160" w14:textId="01E64555" w:rsidR="002A2487" w:rsidRPr="002A2487" w:rsidRDefault="002A2487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Повтаря се по-долу.</w:t>
      </w:r>
    </w:p>
  </w:comment>
  <w:comment w:id="52" w:author="Author" w:initials="A">
    <w:p w14:paraId="07BE0507" w14:textId="3976777C" w:rsidR="002A2487" w:rsidRPr="002A2487" w:rsidRDefault="002A2487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Повтаря се в следващото изречение.</w:t>
      </w:r>
    </w:p>
  </w:comment>
  <w:comment w:id="87" w:author="Author" w:initials="A">
    <w:p w14:paraId="7436A1AC" w14:textId="69C5078A" w:rsidR="002A2487" w:rsidRPr="002A2487" w:rsidRDefault="002A2487">
      <w:pPr>
        <w:pStyle w:val="CommentText"/>
      </w:pPr>
      <w:r>
        <w:rPr>
          <w:rStyle w:val="CommentReference"/>
        </w:rPr>
        <w:annotationRef/>
      </w:r>
      <w:r>
        <w:rPr>
          <w:lang w:val="bg-BG"/>
        </w:rPr>
        <w:t xml:space="preserve">На скрийншота по-долу трябва да е </w:t>
      </w:r>
      <w:r w:rsidRPr="002A2487">
        <w:rPr>
          <w:b/>
          <w:bCs/>
        </w:rPr>
        <w:t>Your</w:t>
      </w:r>
      <w:r>
        <w:t xml:space="preserve"> Favorite Fruits</w:t>
      </w:r>
    </w:p>
  </w:comment>
  <w:comment w:id="143" w:author="Author" w:initials="A">
    <w:p w14:paraId="5477FCC7" w14:textId="5F1E55BC" w:rsidR="00AA5B16" w:rsidRDefault="00AA5B16">
      <w:pPr>
        <w:pStyle w:val="CommentText"/>
      </w:pPr>
      <w:r>
        <w:rPr>
          <w:rStyle w:val="CommentReference"/>
        </w:rPr>
        <w:annotationRef/>
      </w:r>
      <w:r>
        <w:t>records?</w:t>
      </w:r>
    </w:p>
  </w:comment>
  <w:comment w:id="239" w:author="Author" w:initials="A">
    <w:p w14:paraId="6CB6BC40" w14:textId="6572A811" w:rsidR="00F31F2A" w:rsidRPr="00D266DD" w:rsidRDefault="00F31F2A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 xml:space="preserve">На скрийншота по-долу трябва да пише </w:t>
      </w:r>
      <w:r>
        <w:t>No Result</w:t>
      </w:r>
      <w:r w:rsidRPr="00F31F2A">
        <w:rPr>
          <w:b/>
          <w:bCs/>
        </w:rPr>
        <w:t>s</w:t>
      </w:r>
      <w:r>
        <w:t>.</w:t>
      </w:r>
      <w:r w:rsidR="00D266DD">
        <w:t xml:space="preserve"> </w:t>
      </w:r>
      <w:r w:rsidR="00D266DD">
        <w:rPr>
          <w:lang w:val="bg-BG"/>
        </w:rPr>
        <w:t>Трябва да се смени и в тестовете.</w:t>
      </w:r>
    </w:p>
  </w:comment>
  <w:comment w:id="251" w:author="Author" w:initials="A">
    <w:p w14:paraId="5FC6B869" w14:textId="3B4F18BA" w:rsidR="00F31F2A" w:rsidRPr="00F31F2A" w:rsidRDefault="00F31F2A">
      <w:pPr>
        <w:pStyle w:val="CommentText"/>
      </w:pPr>
      <w:r>
        <w:rPr>
          <w:rStyle w:val="CommentReference"/>
        </w:rPr>
        <w:annotationRef/>
      </w:r>
      <w:r>
        <w:rPr>
          <w:lang w:val="bg-BG"/>
        </w:rPr>
        <w:t xml:space="preserve">На скрийншота пак </w:t>
      </w:r>
      <w:r>
        <w:t>You</w:t>
      </w:r>
      <w:r w:rsidRPr="00F31F2A">
        <w:rPr>
          <w:b/>
          <w:bCs/>
        </w:rPr>
        <w:t>r</w:t>
      </w:r>
    </w:p>
  </w:comment>
  <w:comment w:id="253" w:author="Author" w:initials="A">
    <w:p w14:paraId="67F38F3E" w14:textId="0E6EFF11" w:rsidR="00B034CC" w:rsidRPr="00B034CC" w:rsidRDefault="00B034CC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 xml:space="preserve">Тук може да е в мен проблемът, но не ми стана ясно, че трябва да рънна и </w:t>
      </w:r>
      <w:r>
        <w:t>node server.js</w:t>
      </w:r>
      <w:r>
        <w:rPr>
          <w:lang w:val="bg-BG"/>
        </w:rPr>
        <w:t xml:space="preserve"> в папка </w:t>
      </w:r>
      <w:r>
        <w:t xml:space="preserve">server, </w:t>
      </w:r>
      <w:r>
        <w:rPr>
          <w:lang w:val="bg-BG"/>
        </w:rPr>
        <w:t xml:space="preserve">и </w:t>
      </w:r>
      <w:r>
        <w:t xml:space="preserve">npm run start </w:t>
      </w:r>
      <w:r>
        <w:rPr>
          <w:lang w:val="bg-BG"/>
        </w:rPr>
        <w:t>в основната папка</w:t>
      </w:r>
      <w:r>
        <w:t xml:space="preserve">. </w:t>
      </w:r>
      <w:r>
        <w:rPr>
          <w:lang w:val="bg-BG"/>
        </w:rPr>
        <w:t xml:space="preserve">Командата </w:t>
      </w:r>
      <w:r>
        <w:t xml:space="preserve">npm run start </w:t>
      </w:r>
      <w:r>
        <w:rPr>
          <w:lang w:val="bg-BG"/>
        </w:rPr>
        <w:t>я има чак при тестовете, които едва ли някой ще пусне в самото начало.</w:t>
      </w:r>
    </w:p>
  </w:comment>
  <w:comment w:id="264" w:author="Author" w:initials="A">
    <w:p w14:paraId="0BEA69CF" w14:textId="64154C25" w:rsidR="00B034CC" w:rsidRPr="00B034CC" w:rsidRDefault="00B034CC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 xml:space="preserve">Аз тук бих очаквала пояснение, че ако досега си си работил по проекта и си го виждал в браузъра (вероятно случая на всеки курсист, стигнал до тази секция), е нужно само да отвориш трети терминал и да ръннеш </w:t>
      </w:r>
      <w:r>
        <w:t xml:space="preserve">npm run start </w:t>
      </w:r>
      <w:r>
        <w:rPr>
          <w:lang w:val="bg-BG"/>
        </w:rPr>
        <w:t>в основната папка.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BBF160" w15:done="0"/>
  <w15:commentEx w15:paraId="07BE0507" w15:done="0"/>
  <w15:commentEx w15:paraId="7436A1AC" w15:done="0"/>
  <w15:commentEx w15:paraId="5477FCC7" w15:done="0"/>
  <w15:commentEx w15:paraId="6CB6BC40" w15:done="0"/>
  <w15:commentEx w15:paraId="5FC6B869" w15:done="0"/>
  <w15:commentEx w15:paraId="67F38F3E" w15:done="0"/>
  <w15:commentEx w15:paraId="0BEA69C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BBF160" w16cid:durableId="27C3F0BA"/>
  <w16cid:commentId w16cid:paraId="07BE0507" w16cid:durableId="27C3F090"/>
  <w16cid:commentId w16cid:paraId="7436A1AC" w16cid:durableId="27C3F223"/>
  <w16cid:commentId w16cid:paraId="5477FCC7" w16cid:durableId="27C3F6B5"/>
  <w16cid:commentId w16cid:paraId="6CB6BC40" w16cid:durableId="27C3FA4B"/>
  <w16cid:commentId w16cid:paraId="5FC6B869" w16cid:durableId="27C3FB48"/>
  <w16cid:commentId w16cid:paraId="67F38F3E" w16cid:durableId="27C47C4B"/>
  <w16cid:commentId w16cid:paraId="0BEA69CF" w16cid:durableId="27C47CF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DE12C" w14:textId="77777777" w:rsidR="00143D54" w:rsidRDefault="00143D54" w:rsidP="007559BB">
      <w:pPr>
        <w:spacing w:after="0" w:line="240" w:lineRule="auto"/>
      </w:pPr>
      <w:r>
        <w:separator/>
      </w:r>
    </w:p>
  </w:endnote>
  <w:endnote w:type="continuationSeparator" w:id="0">
    <w:p w14:paraId="5130ABF5" w14:textId="77777777" w:rsidR="00143D54" w:rsidRDefault="00143D54" w:rsidP="00755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E37F" w14:textId="77777777" w:rsidR="008E18DC" w:rsidRDefault="008E18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D9DD4" w14:textId="77777777" w:rsidR="008E18DC" w:rsidRDefault="008E18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F6145" w14:textId="77777777" w:rsidR="008E18DC" w:rsidRDefault="008E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2A25B" w14:textId="77777777" w:rsidR="00143D54" w:rsidRDefault="00143D54" w:rsidP="007559BB">
      <w:pPr>
        <w:spacing w:after="0" w:line="240" w:lineRule="auto"/>
      </w:pPr>
      <w:r>
        <w:separator/>
      </w:r>
    </w:p>
  </w:footnote>
  <w:footnote w:type="continuationSeparator" w:id="0">
    <w:p w14:paraId="2A13C11C" w14:textId="77777777" w:rsidR="00143D54" w:rsidRDefault="00143D54" w:rsidP="00755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37662" w14:textId="77777777" w:rsidR="008E18DC" w:rsidRDefault="008E18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94385" w14:textId="77777777" w:rsidR="008E18DC" w:rsidRDefault="008E18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53EE6" w14:textId="77777777" w:rsidR="008E18DC" w:rsidRDefault="008E18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</w:lvl>
    <w:lvl w:ilvl="1" w:tplc="04090019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>
      <w:start w:val="1"/>
      <w:numFmt w:val="decimal"/>
      <w:lvlText w:val="%4."/>
      <w:lvlJc w:val="left"/>
      <w:pPr>
        <w:ind w:left="5490" w:hanging="360"/>
      </w:pPr>
    </w:lvl>
    <w:lvl w:ilvl="4" w:tplc="04090019">
      <w:start w:val="1"/>
      <w:numFmt w:val="lowerLetter"/>
      <w:lvlText w:val="%5."/>
      <w:lvlJc w:val="left"/>
      <w:pPr>
        <w:ind w:left="6210" w:hanging="360"/>
      </w:pPr>
    </w:lvl>
    <w:lvl w:ilvl="5" w:tplc="0409001B">
      <w:start w:val="1"/>
      <w:numFmt w:val="lowerRoman"/>
      <w:lvlText w:val="%6."/>
      <w:lvlJc w:val="right"/>
      <w:pPr>
        <w:ind w:left="6930" w:hanging="180"/>
      </w:pPr>
    </w:lvl>
    <w:lvl w:ilvl="6" w:tplc="0409000F">
      <w:start w:val="1"/>
      <w:numFmt w:val="decimal"/>
      <w:lvlText w:val="%7."/>
      <w:lvlJc w:val="left"/>
      <w:pPr>
        <w:ind w:left="7650" w:hanging="360"/>
      </w:pPr>
    </w:lvl>
    <w:lvl w:ilvl="7" w:tplc="04090019">
      <w:start w:val="1"/>
      <w:numFmt w:val="lowerLetter"/>
      <w:lvlText w:val="%8."/>
      <w:lvlJc w:val="left"/>
      <w:pPr>
        <w:ind w:left="8370" w:hanging="360"/>
      </w:pPr>
    </w:lvl>
    <w:lvl w:ilvl="8" w:tplc="0409001B">
      <w:start w:val="1"/>
      <w:numFmt w:val="lowerRoman"/>
      <w:lvlText w:val="%9."/>
      <w:lvlJc w:val="right"/>
      <w:pPr>
        <w:ind w:left="9090" w:hanging="180"/>
      </w:pPr>
    </w:lvl>
  </w:abstractNum>
  <w:abstractNum w:abstractNumId="3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4736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046891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75635143">
    <w:abstractNumId w:val="3"/>
  </w:num>
  <w:num w:numId="4" w16cid:durableId="841971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oNotDisplayPageBoundaries/>
  <w:trackRevision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83F"/>
    <w:rsid w:val="00065548"/>
    <w:rsid w:val="000869F5"/>
    <w:rsid w:val="000B59AE"/>
    <w:rsid w:val="000C383F"/>
    <w:rsid w:val="000C7856"/>
    <w:rsid w:val="000E61DA"/>
    <w:rsid w:val="00143D54"/>
    <w:rsid w:val="001720A9"/>
    <w:rsid w:val="002037DD"/>
    <w:rsid w:val="00210503"/>
    <w:rsid w:val="00247F0E"/>
    <w:rsid w:val="00260700"/>
    <w:rsid w:val="002A2487"/>
    <w:rsid w:val="002A52CB"/>
    <w:rsid w:val="002B089E"/>
    <w:rsid w:val="002C18AD"/>
    <w:rsid w:val="002E47AB"/>
    <w:rsid w:val="00317F17"/>
    <w:rsid w:val="00320F82"/>
    <w:rsid w:val="0032453F"/>
    <w:rsid w:val="00332179"/>
    <w:rsid w:val="00346FB6"/>
    <w:rsid w:val="003B68FE"/>
    <w:rsid w:val="003C3E83"/>
    <w:rsid w:val="00432164"/>
    <w:rsid w:val="004444F4"/>
    <w:rsid w:val="004C73FD"/>
    <w:rsid w:val="004D4078"/>
    <w:rsid w:val="004F0972"/>
    <w:rsid w:val="004F242C"/>
    <w:rsid w:val="004F6D2D"/>
    <w:rsid w:val="00526A0E"/>
    <w:rsid w:val="00533AE2"/>
    <w:rsid w:val="005C0F16"/>
    <w:rsid w:val="00605247"/>
    <w:rsid w:val="00625B25"/>
    <w:rsid w:val="0062660A"/>
    <w:rsid w:val="006425B0"/>
    <w:rsid w:val="00667561"/>
    <w:rsid w:val="0068344E"/>
    <w:rsid w:val="0069496B"/>
    <w:rsid w:val="00695FDD"/>
    <w:rsid w:val="006E5431"/>
    <w:rsid w:val="006F4F5A"/>
    <w:rsid w:val="00742FB3"/>
    <w:rsid w:val="007559BB"/>
    <w:rsid w:val="00787790"/>
    <w:rsid w:val="00792FF4"/>
    <w:rsid w:val="0079471F"/>
    <w:rsid w:val="007A0B89"/>
    <w:rsid w:val="007B5D74"/>
    <w:rsid w:val="007C6887"/>
    <w:rsid w:val="007E6777"/>
    <w:rsid w:val="0080203A"/>
    <w:rsid w:val="0082445F"/>
    <w:rsid w:val="008254DA"/>
    <w:rsid w:val="0083126F"/>
    <w:rsid w:val="008521E6"/>
    <w:rsid w:val="00864F01"/>
    <w:rsid w:val="00877528"/>
    <w:rsid w:val="008B1EB1"/>
    <w:rsid w:val="008C77E2"/>
    <w:rsid w:val="008E18DC"/>
    <w:rsid w:val="008F747F"/>
    <w:rsid w:val="00927C95"/>
    <w:rsid w:val="00945681"/>
    <w:rsid w:val="00983D93"/>
    <w:rsid w:val="009E4A0A"/>
    <w:rsid w:val="009E676F"/>
    <w:rsid w:val="00A11A6C"/>
    <w:rsid w:val="00A51668"/>
    <w:rsid w:val="00A5747A"/>
    <w:rsid w:val="00A73BBA"/>
    <w:rsid w:val="00A762E0"/>
    <w:rsid w:val="00AA5B16"/>
    <w:rsid w:val="00AC0F91"/>
    <w:rsid w:val="00AC7887"/>
    <w:rsid w:val="00B034CC"/>
    <w:rsid w:val="00B03CC0"/>
    <w:rsid w:val="00B101A1"/>
    <w:rsid w:val="00B13750"/>
    <w:rsid w:val="00B248E5"/>
    <w:rsid w:val="00B85FD1"/>
    <w:rsid w:val="00B86DD8"/>
    <w:rsid w:val="00BD0FBC"/>
    <w:rsid w:val="00BE2E1C"/>
    <w:rsid w:val="00BF1ADE"/>
    <w:rsid w:val="00C4657D"/>
    <w:rsid w:val="00C92741"/>
    <w:rsid w:val="00D05E3C"/>
    <w:rsid w:val="00D22A47"/>
    <w:rsid w:val="00D266DD"/>
    <w:rsid w:val="00D34C91"/>
    <w:rsid w:val="00D35D35"/>
    <w:rsid w:val="00D623FF"/>
    <w:rsid w:val="00D73654"/>
    <w:rsid w:val="00D951A2"/>
    <w:rsid w:val="00DF448E"/>
    <w:rsid w:val="00E12BAE"/>
    <w:rsid w:val="00E821DC"/>
    <w:rsid w:val="00F206B8"/>
    <w:rsid w:val="00F31F2A"/>
    <w:rsid w:val="00F341B1"/>
    <w:rsid w:val="00F445CC"/>
    <w:rsid w:val="00F459E3"/>
    <w:rsid w:val="00F523C1"/>
    <w:rsid w:val="00F65700"/>
    <w:rsid w:val="00F761BA"/>
    <w:rsid w:val="00FB275F"/>
    <w:rsid w:val="00FC0311"/>
    <w:rsid w:val="00FC6E3B"/>
    <w:rsid w:val="00FF3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92583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A6C"/>
  </w:style>
  <w:style w:type="paragraph" w:styleId="Heading1">
    <w:name w:val="heading 1"/>
    <w:basedOn w:val="Normal"/>
    <w:next w:val="Normal"/>
    <w:link w:val="Heading1Char"/>
    <w:uiPriority w:val="9"/>
    <w:qFormat/>
    <w:rsid w:val="00A11A6C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A6C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A6C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A6C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1A6C"/>
    <w:rPr>
      <w:rFonts w:eastAsiaTheme="majorEastAsia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1A6C"/>
    <w:rPr>
      <w:rFonts w:eastAsiaTheme="majorEastAsia" w:cstheme="majorBidi"/>
      <w:b/>
      <w:color w:val="8F400B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11A6C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A11A6C"/>
  </w:style>
  <w:style w:type="paragraph" w:styleId="ListParagraph">
    <w:name w:val="List Paragraph"/>
    <w:basedOn w:val="Normal"/>
    <w:link w:val="ListParagraphChar"/>
    <w:uiPriority w:val="34"/>
    <w:qFormat/>
    <w:rsid w:val="00A11A6C"/>
    <w:pPr>
      <w:ind w:left="720"/>
      <w:contextualSpacing/>
    </w:pPr>
  </w:style>
  <w:style w:type="character" w:customStyle="1" w:styleId="CodeChar">
    <w:name w:val="Code Char"/>
    <w:basedOn w:val="ListParagraphChar"/>
    <w:link w:val="Code"/>
    <w:locked/>
    <w:rsid w:val="00A11A6C"/>
    <w:rPr>
      <w:rFonts w:ascii="Consolas" w:hAnsi="Consolas" w:cs="Consolas"/>
      <w:b/>
      <w:noProof/>
    </w:rPr>
  </w:style>
  <w:style w:type="paragraph" w:customStyle="1" w:styleId="Code">
    <w:name w:val="Code"/>
    <w:basedOn w:val="Normal"/>
    <w:next w:val="Normal"/>
    <w:link w:val="CodeChar"/>
    <w:qFormat/>
    <w:rsid w:val="00A11A6C"/>
    <w:rPr>
      <w:rFonts w:ascii="Consolas" w:hAnsi="Consolas" w:cs="Consolas"/>
      <w:b/>
      <w:noProof/>
    </w:rPr>
  </w:style>
  <w:style w:type="paragraph" w:styleId="Header">
    <w:name w:val="header"/>
    <w:basedOn w:val="Normal"/>
    <w:link w:val="Head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9BB"/>
  </w:style>
  <w:style w:type="paragraph" w:styleId="Footer">
    <w:name w:val="footer"/>
    <w:basedOn w:val="Normal"/>
    <w:link w:val="Foot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9BB"/>
  </w:style>
  <w:style w:type="character" w:customStyle="1" w:styleId="normaltextrun">
    <w:name w:val="normaltextrun"/>
    <w:basedOn w:val="DefaultParagraphFont"/>
    <w:rsid w:val="004D4078"/>
  </w:style>
  <w:style w:type="paragraph" w:styleId="Revision">
    <w:name w:val="Revision"/>
    <w:hidden/>
    <w:uiPriority w:val="99"/>
    <w:semiHidden/>
    <w:rsid w:val="00E821DC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E821D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A24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248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248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24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2487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7F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softuni-practice-server/softuni-practice-server/blob/master/README.md" TargetMode="External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2F70B-42EF-4B84-A102-1AFCB2C30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2526</Words>
  <Characters>14399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2022-11-03T15:47:00Z</dcterms:created>
  <dcterms:modified xsi:type="dcterms:W3CDTF">2023-03-21T17:28:00Z</dcterms:modified>
</cp:coreProperties>
</file>