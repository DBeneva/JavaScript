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17E08" w14:textId="7D56D111" w:rsidR="00C57A57" w:rsidRPr="002944E5" w:rsidRDefault="005D0BC7" w:rsidP="002944E5">
      <w:pPr>
        <w:pStyle w:val="Heading1"/>
        <w:jc w:val="center"/>
      </w:pPr>
      <w:r>
        <w:t xml:space="preserve">Problem </w:t>
      </w:r>
      <w:r w:rsidR="00827E1C">
        <w:t>3</w:t>
      </w:r>
      <w:r>
        <w:t xml:space="preserve"> – </w:t>
      </w:r>
      <w:r w:rsidR="00B56534">
        <w:t>Sprint Board</w:t>
      </w:r>
    </w:p>
    <w:p w14:paraId="223D297F" w14:textId="77777777" w:rsidR="00827E1C" w:rsidRPr="009518E7" w:rsidRDefault="00827E1C" w:rsidP="00827E1C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37ABEF19" w14:textId="4AF4C1F8" w:rsidR="005D0BC7" w:rsidRPr="005D0BC7" w:rsidRDefault="00827E1C" w:rsidP="00C57A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del w:id="0" w:author="Author">
        <w:r w:rsidDel="000254CC">
          <w:delText>,</w:delText>
        </w:r>
      </w:del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1E511C70" w14:textId="77777777" w:rsidR="005F5B07" w:rsidRPr="00EE5698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28BCA7B8" w14:textId="207B8599" w:rsidR="005F5B07" w:rsidRDefault="00A3186B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</w:t>
      </w:r>
      <w:r w:rsidR="005F5B07">
        <w:rPr>
          <w:noProof/>
        </w:rPr>
        <w:t xml:space="preserve">be aware that every JS environment may </w:t>
      </w:r>
      <w:r w:rsidR="005F5B07" w:rsidRPr="00EE5698">
        <w:rPr>
          <w:b/>
          <w:bCs/>
          <w:noProof/>
        </w:rPr>
        <w:t>behave differently</w:t>
      </w:r>
      <w:r w:rsidR="005F5B07">
        <w:rPr>
          <w:noProof/>
        </w:rPr>
        <w:t xml:space="preserve"> when executing code. Certain things that work in the browser are not supported in </w:t>
      </w:r>
      <w:r w:rsidR="005F5B07" w:rsidRPr="00EE5698">
        <w:rPr>
          <w:b/>
          <w:bCs/>
          <w:noProof/>
        </w:rPr>
        <w:t>Node.js</w:t>
      </w:r>
      <w:r w:rsidR="005F5B07">
        <w:rPr>
          <w:noProof/>
        </w:rPr>
        <w:t xml:space="preserve">, which is the environment used by </w:t>
      </w:r>
      <w:r w:rsidR="005F5B07" w:rsidRPr="00EE5698">
        <w:rPr>
          <w:b/>
          <w:bCs/>
          <w:noProof/>
        </w:rPr>
        <w:t>Judge</w:t>
      </w:r>
      <w:r w:rsidR="005F5B07">
        <w:rPr>
          <w:noProof/>
        </w:rPr>
        <w:t>.</w:t>
      </w:r>
    </w:p>
    <w:p w14:paraId="687AFCB5" w14:textId="77777777" w:rsidR="005F5B07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13D94CD" w14:textId="77777777" w:rsidR="005F5B07" w:rsidRDefault="005F5B07" w:rsidP="005F5B07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2826FA3" w14:textId="77777777" w:rsidR="005F5B07" w:rsidRDefault="005F5B07" w:rsidP="005F5B07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101A106" w14:textId="551F044B" w:rsidR="005F5B07" w:rsidRDefault="000254CC" w:rsidP="005F5B07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ins w:id="1" w:author="Author">
        <w:r>
          <w:rPr>
            <w:noProof/>
          </w:rPr>
          <w:t>u</w:t>
        </w:r>
      </w:ins>
      <w:del w:id="2" w:author="Author">
        <w:r w:rsidR="005F5B07" w:rsidDel="000254CC">
          <w:rPr>
            <w:noProof/>
          </w:rPr>
          <w:delText>U</w:delText>
        </w:r>
      </w:del>
      <w:r w:rsidR="005F5B07">
        <w:rPr>
          <w:noProof/>
        </w:rPr>
        <w:t xml:space="preserve">sing the </w:t>
      </w:r>
      <w:r w:rsidR="005F5B07" w:rsidRPr="00C44D1E">
        <w:rPr>
          <w:b/>
          <w:bCs/>
          <w:noProof/>
        </w:rPr>
        <w:t>spread-operator</w:t>
      </w:r>
      <w:r w:rsidR="005F5B07">
        <w:rPr>
          <w:noProof/>
        </w:rPr>
        <w:t xml:space="preserve"> (</w:t>
      </w:r>
      <w:r w:rsidR="005F5B07"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 w:rsidR="005F5B07">
        <w:rPr>
          <w:noProof/>
        </w:rPr>
        <w:t xml:space="preserve">) to convert a </w:t>
      </w:r>
      <w:r w:rsidR="005F5B07" w:rsidRPr="00C44D1E">
        <w:rPr>
          <w:b/>
          <w:bCs/>
          <w:noProof/>
        </w:rPr>
        <w:t>NodeList</w:t>
      </w:r>
      <w:r w:rsidR="005F5B07">
        <w:rPr>
          <w:noProof/>
        </w:rPr>
        <w:t xml:space="preserve"> into an array</w:t>
      </w:r>
    </w:p>
    <w:p w14:paraId="568B30BB" w14:textId="359B3A08" w:rsidR="005F5B07" w:rsidRPr="00654882" w:rsidRDefault="005F5B07" w:rsidP="005F5B07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</w:t>
      </w:r>
      <w:del w:id="3" w:author="Author">
        <w:r w:rsidRPr="00516378" w:rsidDel="000254CC">
          <w:rPr>
            <w:rFonts w:cstheme="minorHAnsi"/>
            <w:noProof/>
          </w:rPr>
          <w:delText xml:space="preserve">in Judge </w:delText>
        </w:r>
      </w:del>
      <w:r w:rsidRPr="00516378">
        <w:rPr>
          <w:rFonts w:cstheme="minorHAnsi"/>
          <w:noProof/>
        </w:rPr>
        <w:t xml:space="preserve">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8DCFFD7" w14:textId="77777777" w:rsidR="00654882" w:rsidRPr="00CD5F99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14FA090" w14:textId="77777777" w:rsidR="00654882" w:rsidRPr="004D0B17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6CF9CC4" w14:textId="77777777" w:rsidR="00654882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5BDC6A0" w14:textId="5C53F338" w:rsidR="00654882" w:rsidRPr="002E2A6C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C799D2C" w14:textId="77777777" w:rsidR="00654882" w:rsidRPr="002E2A6C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B4DF5D6" w14:textId="09C104F1" w:rsidR="00654882" w:rsidRPr="00654882" w:rsidDel="000254CC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del w:id="4" w:author="Author"/>
          <w:b/>
          <w:bCs/>
          <w:noProof/>
        </w:rPr>
      </w:pPr>
      <w:del w:id="5" w:author="Author">
        <w:r w:rsidDel="000254CC">
          <w:rPr>
            <w:noProof/>
          </w:rPr>
          <w:delText xml:space="preserve">Always turn the collection into a </w:delText>
        </w:r>
        <w:r w:rsidRPr="002E2A6C" w:rsidDel="000254CC">
          <w:rPr>
            <w:b/>
            <w:bCs/>
            <w:noProof/>
          </w:rPr>
          <w:delText>JS array</w:delText>
        </w:r>
        <w:r w:rsidDel="000254CC">
          <w:rPr>
            <w:noProof/>
          </w:rPr>
          <w:delText xml:space="preserve"> </w:delText>
        </w:r>
        <w:r w:rsidRPr="002E2A6C" w:rsidDel="000254CC">
          <w:rPr>
            <w:noProof/>
            <w:lang w:val="bg-BG"/>
          </w:rPr>
          <w:delText>(</w:delText>
        </w:r>
        <w:r w:rsidDel="000254CC">
          <w:rPr>
            <w:noProof/>
          </w:rPr>
          <w:delText>forEach, forOf, et.)</w:delText>
        </w:r>
      </w:del>
    </w:p>
    <w:p w14:paraId="0348E3A0" w14:textId="27A1A8E2" w:rsidR="005F5B07" w:rsidRPr="005F5B07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668B76F7" w14:textId="6792E8AE" w:rsidR="00827E1C" w:rsidRDefault="00C57A57" w:rsidP="00827E1C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3D32D96D" w14:textId="393B49F0" w:rsidR="00827E1C" w:rsidRDefault="00827E1C" w:rsidP="00827E1C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>, remove</w:t>
      </w:r>
      <w:ins w:id="6" w:author="Author">
        <w:r w:rsidR="000254CC">
          <w:rPr>
            <w:noProof/>
            <w:szCs w:val="24"/>
            <w:lang w:val="bg-BG"/>
          </w:rPr>
          <w:t>,</w:t>
        </w:r>
      </w:ins>
      <w:r>
        <w:rPr>
          <w:noProof/>
          <w:szCs w:val="24"/>
        </w:rPr>
        <w:t xml:space="preserve"> and edit a list of tasks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168FE680" w14:textId="0B563244" w:rsidR="00827E1C" w:rsidRPr="000254CC" w:rsidRDefault="00827E1C" w:rsidP="00827E1C">
      <w:pPr>
        <w:rPr>
          <w:noProof/>
          <w:szCs w:val="24"/>
        </w:rPr>
      </w:pPr>
      <w:r>
        <w:rPr>
          <w:noProof/>
          <w:szCs w:val="24"/>
        </w:rPr>
        <w:t>First</w:t>
      </w:r>
      <w:ins w:id="7" w:author="Author">
        <w:r w:rsidR="000254CC">
          <w:rPr>
            <w:noProof/>
            <w:szCs w:val="24"/>
            <w:lang w:val="bg-BG"/>
          </w:rPr>
          <w:t>,</w:t>
        </w:r>
      </w:ins>
      <w:r>
        <w:rPr>
          <w:noProof/>
          <w:szCs w:val="24"/>
        </w:rPr>
        <w:t xml:space="preserve"> you need to install all dependencies using the </w:t>
      </w:r>
      <w:del w:id="8" w:author="Author">
        <w:r w:rsidR="00E242C9" w:rsidRPr="007A4366" w:rsidDel="000254CC">
          <w:rPr>
            <w:rStyle w:val="CodeChar"/>
            <w:rPrChange w:id="9" w:author="Author">
              <w:rPr>
                <w:noProof/>
                <w:szCs w:val="24"/>
                <w:lang w:val="bg-BG"/>
              </w:rPr>
            </w:rPrChange>
          </w:rPr>
          <w:delText>"</w:delText>
        </w:r>
      </w:del>
      <w:r w:rsidRPr="007A4366">
        <w:rPr>
          <w:rStyle w:val="CodeChar"/>
          <w:rPrChange w:id="10" w:author="Author">
            <w:rPr>
              <w:b/>
              <w:bCs/>
              <w:noProof/>
              <w:szCs w:val="24"/>
            </w:rPr>
          </w:rPrChange>
        </w:rPr>
        <w:t>npm install</w:t>
      </w:r>
      <w:del w:id="11" w:author="Author">
        <w:r w:rsidR="00E242C9" w:rsidRPr="007A4366" w:rsidDel="000254CC">
          <w:rPr>
            <w:rStyle w:val="CodeChar"/>
            <w:rPrChange w:id="12" w:author="Author">
              <w:rPr>
                <w:noProof/>
                <w:szCs w:val="24"/>
                <w:lang w:val="bg-BG"/>
              </w:rPr>
            </w:rPrChange>
          </w:rPr>
          <w:delText>"</w:delText>
        </w:r>
      </w:del>
      <w:r>
        <w:rPr>
          <w:noProof/>
          <w:szCs w:val="24"/>
        </w:rPr>
        <w:t xml:space="preserve"> command</w:t>
      </w:r>
      <w:ins w:id="13" w:author="Author">
        <w:r w:rsidR="000254CC">
          <w:rPr>
            <w:noProof/>
            <w:szCs w:val="24"/>
          </w:rPr>
          <w:t>.</w:t>
        </w:r>
      </w:ins>
    </w:p>
    <w:p w14:paraId="25091681" w14:textId="10EA9182" w:rsidR="00827E1C" w:rsidRPr="000254CC" w:rsidRDefault="00827E1C" w:rsidP="00827E1C">
      <w:pPr>
        <w:rPr>
          <w:noProof/>
          <w:szCs w:val="24"/>
        </w:rPr>
      </w:pPr>
      <w:r>
        <w:rPr>
          <w:noProof/>
          <w:szCs w:val="24"/>
        </w:rPr>
        <w:t>Then</w:t>
      </w:r>
      <w:ins w:id="14" w:author="Author">
        <w:r w:rsidR="000254CC">
          <w:rPr>
            <w:noProof/>
            <w:szCs w:val="24"/>
            <w:lang w:val="bg-BG"/>
          </w:rPr>
          <w:t>,</w:t>
        </w:r>
      </w:ins>
      <w:r>
        <w:rPr>
          <w:noProof/>
          <w:szCs w:val="24"/>
        </w:rPr>
        <w:t xml:space="preserve"> you can start the front-end application with the </w:t>
      </w:r>
      <w:del w:id="15" w:author="Author">
        <w:r w:rsidR="00E242C9" w:rsidDel="000254CC">
          <w:rPr>
            <w:noProof/>
            <w:szCs w:val="24"/>
          </w:rPr>
          <w:delText>"</w:delText>
        </w:r>
      </w:del>
      <w:r w:rsidRPr="007A4366">
        <w:rPr>
          <w:rStyle w:val="CodeChar"/>
          <w:rPrChange w:id="16" w:author="Author">
            <w:rPr>
              <w:b/>
              <w:bCs/>
              <w:noProof/>
              <w:szCs w:val="24"/>
            </w:rPr>
          </w:rPrChange>
        </w:rPr>
        <w:t>npm start</w:t>
      </w:r>
      <w:del w:id="17" w:author="Author">
        <w:r w:rsidR="00E242C9" w:rsidRPr="00E242C9" w:rsidDel="000254CC">
          <w:rPr>
            <w:noProof/>
            <w:szCs w:val="24"/>
          </w:rPr>
          <w:delText>"</w:delText>
        </w:r>
      </w:del>
      <w:r>
        <w:rPr>
          <w:noProof/>
          <w:szCs w:val="24"/>
        </w:rPr>
        <w:t xml:space="preserve"> command</w:t>
      </w:r>
      <w:ins w:id="18" w:author="Author">
        <w:r w:rsidR="000254CC">
          <w:rPr>
            <w:noProof/>
            <w:szCs w:val="24"/>
          </w:rPr>
          <w:t>.</w:t>
        </w:r>
      </w:ins>
    </w:p>
    <w:p w14:paraId="2E8EDC47" w14:textId="30C0C936" w:rsidR="00827E1C" w:rsidRDefault="00827E1C" w:rsidP="00827E1C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7A4366">
        <w:rPr>
          <w:b/>
          <w:bCs/>
          <w:i/>
          <w:iCs/>
          <w:noProof/>
          <w:szCs w:val="24"/>
          <w:rPrChange w:id="19" w:author="Author">
            <w:rPr>
              <w:b/>
              <w:bCs/>
              <w:noProof/>
              <w:szCs w:val="24"/>
            </w:rPr>
          </w:rPrChange>
        </w:rPr>
        <w:t>server.js</w:t>
      </w:r>
      <w:r>
        <w:rPr>
          <w:noProof/>
          <w:szCs w:val="24"/>
        </w:rPr>
        <w:t xml:space="preserve"> file in the </w:t>
      </w:r>
      <w:r w:rsidRPr="007A4366">
        <w:rPr>
          <w:b/>
          <w:bCs/>
          <w:i/>
          <w:iCs/>
          <w:noProof/>
          <w:szCs w:val="24"/>
          <w:rPrChange w:id="20" w:author="Author">
            <w:rPr>
              <w:noProof/>
              <w:szCs w:val="24"/>
            </w:rPr>
          </w:rPrChange>
        </w:rPr>
        <w:t>server</w:t>
      </w:r>
      <w:r>
        <w:rPr>
          <w:noProof/>
          <w:szCs w:val="24"/>
        </w:rPr>
        <w:t xml:space="preserve"> folder using the </w:t>
      </w:r>
      <w:del w:id="21" w:author="Author">
        <w:r w:rsidR="00E242C9" w:rsidDel="000254CC">
          <w:rPr>
            <w:noProof/>
            <w:szCs w:val="24"/>
          </w:rPr>
          <w:delText>"</w:delText>
        </w:r>
      </w:del>
      <w:r w:rsidRPr="007A4366">
        <w:rPr>
          <w:rStyle w:val="CodeChar"/>
          <w:rPrChange w:id="22" w:author="Author">
            <w:rPr>
              <w:b/>
              <w:bCs/>
              <w:noProof/>
              <w:szCs w:val="24"/>
            </w:rPr>
          </w:rPrChange>
        </w:rPr>
        <w:t>node server.js</w:t>
      </w:r>
      <w:del w:id="23" w:author="Author">
        <w:r w:rsidR="00E242C9" w:rsidRPr="00E242C9" w:rsidDel="000254CC">
          <w:rPr>
            <w:noProof/>
            <w:szCs w:val="24"/>
          </w:rPr>
          <w:delText>"</w:delText>
        </w:r>
      </w:del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ins w:id="24" w:author="Author">
        <w:r w:rsidR="000254CC" w:rsidRPr="007A4366">
          <w:rPr>
            <w:noProof/>
            <w:szCs w:val="24"/>
            <w:rPrChange w:id="25" w:author="Author">
              <w:rPr>
                <w:b/>
                <w:bCs/>
                <w:noProof/>
                <w:szCs w:val="24"/>
              </w:rPr>
            </w:rPrChange>
          </w:rPr>
          <w:t>.</w:t>
        </w:r>
      </w:ins>
    </w:p>
    <w:p w14:paraId="5F8F8A15" w14:textId="5A7AB80F" w:rsidR="00827E1C" w:rsidRDefault="00827E1C" w:rsidP="00827E1C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del w:id="26" w:author="Author">
        <w:r w:rsidR="00E242C9" w:rsidDel="000254CC">
          <w:rPr>
            <w:noProof/>
            <w:szCs w:val="24"/>
          </w:rPr>
          <w:delText>"</w:delText>
        </w:r>
      </w:del>
      <w:r w:rsidRPr="007A4366">
        <w:rPr>
          <w:rStyle w:val="CodeChar"/>
          <w:rPrChange w:id="27" w:author="Author">
            <w:rPr>
              <w:b/>
              <w:bCs/>
              <w:noProof/>
              <w:szCs w:val="24"/>
            </w:rPr>
          </w:rPrChange>
        </w:rPr>
        <w:t>npm test</w:t>
      </w:r>
      <w:del w:id="28" w:author="Author">
        <w:r w:rsidR="00E242C9" w:rsidRPr="00E242C9" w:rsidDel="000254CC">
          <w:rPr>
            <w:noProof/>
            <w:szCs w:val="24"/>
          </w:rPr>
          <w:delText>"</w:delText>
        </w:r>
      </w:del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ins w:id="29" w:author="Author">
        <w:r w:rsidR="000254CC">
          <w:rPr>
            <w:noProof/>
            <w:szCs w:val="24"/>
          </w:rPr>
          <w:t>. I</w:t>
        </w:r>
      </w:ins>
      <w:del w:id="30" w:author="Author">
        <w:r w:rsidR="00C57A57" w:rsidRPr="00C57A57" w:rsidDel="000254CC">
          <w:rPr>
            <w:noProof/>
            <w:szCs w:val="24"/>
          </w:rPr>
          <w:delText>, i</w:delText>
        </w:r>
      </w:del>
      <w:r w:rsidR="00C57A57" w:rsidRPr="00C57A57">
        <w:rPr>
          <w:noProof/>
          <w:szCs w:val="24"/>
        </w:rPr>
        <w:t xml:space="preserve">t’s preferable for </w:t>
      </w:r>
      <w:r w:rsidR="00C57A57" w:rsidRPr="00C57A57">
        <w:rPr>
          <w:b/>
          <w:bCs/>
          <w:noProof/>
          <w:szCs w:val="24"/>
        </w:rPr>
        <w:t>all of your test</w:t>
      </w:r>
      <w:ins w:id="31" w:author="Author">
        <w:r w:rsidR="000254CC">
          <w:rPr>
            <w:b/>
            <w:bCs/>
            <w:noProof/>
            <w:szCs w:val="24"/>
          </w:rPr>
          <w:t>s</w:t>
        </w:r>
      </w:ins>
      <w:r w:rsidR="00C57A57" w:rsidRPr="00C57A57">
        <w:rPr>
          <w:b/>
          <w:bCs/>
          <w:noProof/>
          <w:szCs w:val="24"/>
        </w:rPr>
        <w:t xml:space="preserve"> to pass locally </w:t>
      </w:r>
      <w:r w:rsidR="00C57A57" w:rsidRPr="00C57A57">
        <w:rPr>
          <w:noProof/>
          <w:szCs w:val="24"/>
        </w:rPr>
        <w:t xml:space="preserve">before you submit to the </w:t>
      </w:r>
      <w:del w:id="32" w:author="Author">
        <w:r w:rsidR="00C57A57" w:rsidRPr="00C57A57" w:rsidDel="000254CC">
          <w:rPr>
            <w:noProof/>
            <w:szCs w:val="24"/>
          </w:rPr>
          <w:delText>j</w:delText>
        </w:r>
      </w:del>
      <w:ins w:id="33" w:author="Author">
        <w:r w:rsidR="000254CC">
          <w:rPr>
            <w:noProof/>
            <w:szCs w:val="24"/>
          </w:rPr>
          <w:t>J</w:t>
        </w:r>
      </w:ins>
      <w:r w:rsidR="00C57A57" w:rsidRPr="00C57A57">
        <w:rPr>
          <w:noProof/>
          <w:szCs w:val="24"/>
        </w:rPr>
        <w:t>udge platform</w:t>
      </w:r>
      <w:r w:rsidR="00C57A57">
        <w:rPr>
          <w:noProof/>
          <w:szCs w:val="24"/>
        </w:rPr>
        <w:t>, like this:</w:t>
      </w:r>
    </w:p>
    <w:p w14:paraId="1276B510" w14:textId="59ADC612" w:rsidR="00C57A57" w:rsidRDefault="00333C50" w:rsidP="00827E1C">
      <w:pPr>
        <w:rPr>
          <w:noProof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A947847" wp14:editId="39F87882">
            <wp:extent cx="6626225" cy="2600960"/>
            <wp:effectExtent l="19050" t="19050" r="2222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00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E78E1" w14:textId="31936291" w:rsidR="00C57A57" w:rsidRDefault="00C57A57" w:rsidP="00C57A57">
      <w:pPr>
        <w:pStyle w:val="Heading2"/>
        <w:numPr>
          <w:ilvl w:val="0"/>
          <w:numId w:val="0"/>
        </w:numPr>
        <w:ind w:left="360" w:hanging="360"/>
      </w:pPr>
      <w:r w:rsidRPr="00C57A57">
        <w:t>Endpoints</w:t>
      </w:r>
    </w:p>
    <w:p w14:paraId="7E393495" w14:textId="4D536A27" w:rsidR="00C57A57" w:rsidRDefault="00000000" w:rsidP="00C57A57">
      <w:pPr>
        <w:pStyle w:val="ListParagraph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C57A57" w:rsidRPr="00226B01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</w:p>
    <w:p w14:paraId="3AEF371E" w14:textId="53DDF426" w:rsidR="00C57A57" w:rsidRPr="00C57A57" w:rsidRDefault="00000000" w:rsidP="00C57A57">
      <w:pPr>
        <w:pStyle w:val="ListParagraph"/>
        <w:numPr>
          <w:ilvl w:val="0"/>
          <w:numId w:val="40"/>
        </w:numPr>
        <w:rPr>
          <w:rStyle w:val="Hyperlink"/>
          <w:b/>
          <w:bCs/>
          <w:sz w:val="36"/>
          <w:szCs w:val="36"/>
        </w:rPr>
      </w:pPr>
      <w:hyperlink r:id="rId11" w:history="1">
        <w:r w:rsidR="00C57A57" w:rsidRPr="00C57A57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  <w:r w:rsidR="00C57A57" w:rsidRPr="00C57A57">
        <w:rPr>
          <w:rStyle w:val="Hyperlink"/>
          <w:b/>
          <w:bCs/>
          <w:sz w:val="36"/>
          <w:szCs w:val="36"/>
        </w:rPr>
        <w:t>:id</w:t>
      </w:r>
    </w:p>
    <w:p w14:paraId="6861EEFC" w14:textId="6111252D" w:rsidR="00827E1C" w:rsidRDefault="00827E1C" w:rsidP="00827E1C">
      <w:pPr>
        <w:pStyle w:val="Heading2"/>
        <w:numPr>
          <w:ilvl w:val="0"/>
          <w:numId w:val="0"/>
        </w:numPr>
        <w:ind w:left="360" w:hanging="360"/>
      </w:pPr>
      <w:r>
        <w:t xml:space="preserve">Load </w:t>
      </w:r>
      <w:ins w:id="34" w:author="Author">
        <w:r w:rsidR="002156F6">
          <w:t xml:space="preserve">the </w:t>
        </w:r>
      </w:ins>
      <w:r w:rsidR="00DA1717">
        <w:t>Board</w:t>
      </w:r>
    </w:p>
    <w:p w14:paraId="682885E1" w14:textId="07D293FC" w:rsidR="00C57A57" w:rsidRDefault="00C57A57" w:rsidP="00C57A57">
      <w:r>
        <w:t xml:space="preserve">Clicking the </w:t>
      </w:r>
      <w:r w:rsidR="00DA1717">
        <w:rPr>
          <w:b/>
          <w:bCs/>
        </w:rPr>
        <w:t>[Load Board</w:t>
      </w:r>
      <w:r w:rsidRPr="0088053A">
        <w:rPr>
          <w:b/>
          <w:bCs/>
        </w:rPr>
        <w:t>]</w:t>
      </w:r>
      <w:r>
        <w:t xml:space="preserve"> button </w:t>
      </w:r>
      <w:r w:rsidR="00DA1717">
        <w:t xml:space="preserve">on the </w:t>
      </w:r>
      <w:r w:rsidR="00DA1717" w:rsidRPr="00260353">
        <w:rPr>
          <w:b/>
        </w:rPr>
        <w:t>top left</w:t>
      </w:r>
      <w:r w:rsidR="00DA1717">
        <w:t xml:space="preserve"> </w:t>
      </w:r>
      <w:r>
        <w:t xml:space="preserve">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 w:rsidR="00DA1717" w:rsidRPr="00DA1717">
        <w:rPr>
          <w:b/>
        </w:rPr>
        <w:t xml:space="preserve">sprint </w:t>
      </w:r>
      <w:r w:rsidRPr="00DA1717">
        <w:rPr>
          <w:b/>
        </w:rPr>
        <w:t>tasks</w:t>
      </w:r>
      <w:r>
        <w:t xml:space="preserve"> in your local database.</w:t>
      </w:r>
      <w:r w:rsidR="00DA1717">
        <w:t xml:space="preserve"> You have to add each task to its </w:t>
      </w:r>
      <w:r w:rsidR="00DA1717" w:rsidRPr="00DA1717">
        <w:rPr>
          <w:b/>
        </w:rPr>
        <w:t>specified column</w:t>
      </w:r>
      <w:r w:rsidR="00DA1717">
        <w:rPr>
          <w:b/>
        </w:rPr>
        <w:t xml:space="preserve"> list</w:t>
      </w:r>
      <w:r w:rsidR="00DA1717">
        <w:t xml:space="preserve"> (ToDo, In Progress, Code Review</w:t>
      </w:r>
      <w:ins w:id="35" w:author="Author">
        <w:r w:rsidR="000254CC">
          <w:t>,</w:t>
        </w:r>
      </w:ins>
      <w:r w:rsidR="00DA1717">
        <w:t xml:space="preserve"> or Done). The tasks should have </w:t>
      </w:r>
      <w:r w:rsidR="00DA1717" w:rsidRPr="00DA1717">
        <w:rPr>
          <w:b/>
        </w:rPr>
        <w:t>different text contents</w:t>
      </w:r>
      <w:r w:rsidR="00A5030C">
        <w:t xml:space="preserve"> inside their respective </w:t>
      </w:r>
      <w:r w:rsidR="00DA1717" w:rsidRPr="00DA1717">
        <w:rPr>
          <w:b/>
        </w:rPr>
        <w:t>buttons</w:t>
      </w:r>
      <w:r w:rsidR="001F3AA6">
        <w:t xml:space="preserve"> depending on which</w:t>
      </w:r>
      <w:r w:rsidR="00DA1717">
        <w:t xml:space="preserve"> column</w:t>
      </w:r>
      <w:r w:rsidR="00A5030C">
        <w:t xml:space="preserve"> they are in</w:t>
      </w:r>
      <w:r w:rsidR="00DA1717">
        <w:t>:</w:t>
      </w:r>
    </w:p>
    <w:p w14:paraId="76E918FA" w14:textId="1CF458DD" w:rsidR="00DA1717" w:rsidRDefault="00DA1717" w:rsidP="00DA1717">
      <w:pPr>
        <w:pStyle w:val="ListParagraph"/>
        <w:numPr>
          <w:ilvl w:val="0"/>
          <w:numId w:val="41"/>
        </w:numPr>
      </w:pPr>
      <w:r>
        <w:t xml:space="preserve">ToDo – </w:t>
      </w:r>
      <w:del w:id="36" w:author="Author">
        <w:r w:rsidRPr="00DA1717" w:rsidDel="00567B2B">
          <w:rPr>
            <w:b/>
          </w:rPr>
          <w:delText xml:space="preserve">'Move </w:delText>
        </w:r>
      </w:del>
      <w:ins w:id="37" w:author="Author">
        <w:r w:rsidR="00567B2B">
          <w:rPr>
            <w:b/>
          </w:rPr>
          <w:t>“</w:t>
        </w:r>
        <w:r w:rsidR="00567B2B" w:rsidRPr="00DA1717">
          <w:rPr>
            <w:b/>
          </w:rPr>
          <w:t xml:space="preserve">Move </w:t>
        </w:r>
      </w:ins>
      <w:r w:rsidRPr="00DA1717">
        <w:rPr>
          <w:b/>
        </w:rPr>
        <w:t xml:space="preserve">to </w:t>
      </w:r>
      <w:proofErr w:type="gramStart"/>
      <w:r w:rsidRPr="00DA1717">
        <w:rPr>
          <w:b/>
        </w:rPr>
        <w:t>In</w:t>
      </w:r>
      <w:proofErr w:type="gramEnd"/>
      <w:r w:rsidRPr="00DA1717">
        <w:rPr>
          <w:b/>
        </w:rPr>
        <w:t xml:space="preserve"> </w:t>
      </w:r>
      <w:del w:id="38" w:author="Author">
        <w:r w:rsidRPr="00DA1717" w:rsidDel="00567B2B">
          <w:rPr>
            <w:b/>
          </w:rPr>
          <w:delText>Progress'</w:delText>
        </w:r>
      </w:del>
      <w:ins w:id="39" w:author="Author">
        <w:r w:rsidR="00567B2B" w:rsidRPr="00DA1717">
          <w:rPr>
            <w:b/>
          </w:rPr>
          <w:t>Progress</w:t>
        </w:r>
        <w:r w:rsidR="00567B2B">
          <w:rPr>
            <w:b/>
          </w:rPr>
          <w:t>”</w:t>
        </w:r>
      </w:ins>
    </w:p>
    <w:p w14:paraId="73D6B047" w14:textId="7983AF89" w:rsidR="00DA1717" w:rsidRDefault="00DA1717" w:rsidP="00DA1717">
      <w:pPr>
        <w:pStyle w:val="ListParagraph"/>
        <w:numPr>
          <w:ilvl w:val="0"/>
          <w:numId w:val="41"/>
        </w:numPr>
      </w:pPr>
      <w:r>
        <w:t xml:space="preserve">In Progress – </w:t>
      </w:r>
      <w:del w:id="40" w:author="Author">
        <w:r w:rsidRPr="00DA1717" w:rsidDel="00567B2B">
          <w:rPr>
            <w:b/>
          </w:rPr>
          <w:delText xml:space="preserve">'Move </w:delText>
        </w:r>
      </w:del>
      <w:ins w:id="41" w:author="Author">
        <w:r w:rsidR="00567B2B">
          <w:rPr>
            <w:b/>
          </w:rPr>
          <w:t>“</w:t>
        </w:r>
        <w:r w:rsidR="00567B2B" w:rsidRPr="00DA1717">
          <w:rPr>
            <w:b/>
          </w:rPr>
          <w:t xml:space="preserve">Move </w:t>
        </w:r>
      </w:ins>
      <w:r w:rsidRPr="00DA1717">
        <w:rPr>
          <w:b/>
        </w:rPr>
        <w:t xml:space="preserve">to Code </w:t>
      </w:r>
      <w:del w:id="42" w:author="Author">
        <w:r w:rsidRPr="00DA1717" w:rsidDel="00567B2B">
          <w:rPr>
            <w:b/>
          </w:rPr>
          <w:delText>Review'</w:delText>
        </w:r>
      </w:del>
      <w:ins w:id="43" w:author="Author">
        <w:r w:rsidR="00567B2B" w:rsidRPr="00DA1717">
          <w:rPr>
            <w:b/>
          </w:rPr>
          <w:t>Review</w:t>
        </w:r>
        <w:r w:rsidR="00567B2B">
          <w:rPr>
            <w:b/>
          </w:rPr>
          <w:t>”</w:t>
        </w:r>
      </w:ins>
    </w:p>
    <w:p w14:paraId="4212AACB" w14:textId="241DA3A4" w:rsidR="00DA1717" w:rsidRDefault="00DA1717" w:rsidP="00DA1717">
      <w:pPr>
        <w:pStyle w:val="ListParagraph"/>
        <w:numPr>
          <w:ilvl w:val="0"/>
          <w:numId w:val="41"/>
        </w:numPr>
      </w:pPr>
      <w:r>
        <w:t xml:space="preserve">Code Review </w:t>
      </w:r>
      <w:del w:id="44" w:author="Author">
        <w:r w:rsidDel="00567B2B">
          <w:delText>-</w:delText>
        </w:r>
      </w:del>
      <w:ins w:id="45" w:author="Author">
        <w:r w:rsidR="00567B2B">
          <w:t>–</w:t>
        </w:r>
      </w:ins>
      <w:r>
        <w:t xml:space="preserve"> </w:t>
      </w:r>
      <w:del w:id="46" w:author="Author">
        <w:r w:rsidRPr="00DA1717" w:rsidDel="00567B2B">
          <w:rPr>
            <w:b/>
          </w:rPr>
          <w:delText xml:space="preserve">'Move </w:delText>
        </w:r>
      </w:del>
      <w:ins w:id="47" w:author="Author">
        <w:r w:rsidR="00567B2B">
          <w:rPr>
            <w:b/>
          </w:rPr>
          <w:t>“</w:t>
        </w:r>
        <w:r w:rsidR="00567B2B" w:rsidRPr="00DA1717">
          <w:rPr>
            <w:b/>
          </w:rPr>
          <w:t xml:space="preserve">Move </w:t>
        </w:r>
      </w:ins>
      <w:r w:rsidRPr="00DA1717">
        <w:rPr>
          <w:b/>
        </w:rPr>
        <w:t xml:space="preserve">to </w:t>
      </w:r>
      <w:del w:id="48" w:author="Author">
        <w:r w:rsidRPr="00DA1717" w:rsidDel="00567B2B">
          <w:rPr>
            <w:b/>
          </w:rPr>
          <w:delText>Done'</w:delText>
        </w:r>
      </w:del>
      <w:ins w:id="49" w:author="Author">
        <w:r w:rsidR="00567B2B" w:rsidRPr="00DA1717">
          <w:rPr>
            <w:b/>
          </w:rPr>
          <w:t>Done</w:t>
        </w:r>
        <w:r w:rsidR="00567B2B">
          <w:rPr>
            <w:b/>
          </w:rPr>
          <w:t>”</w:t>
        </w:r>
      </w:ins>
    </w:p>
    <w:p w14:paraId="6065D259" w14:textId="29CAC7F9" w:rsidR="00DA1717" w:rsidRDefault="00DA1717" w:rsidP="00DA1717">
      <w:pPr>
        <w:pStyle w:val="ListParagraph"/>
        <w:numPr>
          <w:ilvl w:val="0"/>
          <w:numId w:val="41"/>
        </w:numPr>
      </w:pPr>
      <w:r>
        <w:t xml:space="preserve">Done – </w:t>
      </w:r>
      <w:del w:id="50" w:author="Author">
        <w:r w:rsidRPr="00DA1717" w:rsidDel="00567B2B">
          <w:rPr>
            <w:b/>
          </w:rPr>
          <w:delText>'Close'</w:delText>
        </w:r>
      </w:del>
      <w:ins w:id="51" w:author="Author">
        <w:r w:rsidR="00567B2B">
          <w:rPr>
            <w:b/>
          </w:rPr>
          <w:t>“</w:t>
        </w:r>
        <w:r w:rsidR="00567B2B" w:rsidRPr="00DA1717">
          <w:rPr>
            <w:b/>
          </w:rPr>
          <w:t>Close</w:t>
        </w:r>
        <w:r w:rsidR="00567B2B">
          <w:rPr>
            <w:b/>
          </w:rPr>
          <w:t>”</w:t>
        </w:r>
      </w:ins>
    </w:p>
    <w:p w14:paraId="478FB1C4" w14:textId="332C49B5" w:rsidR="00A017BA" w:rsidRDefault="00A017BA" w:rsidP="00C57A57">
      <w:r>
        <w:t xml:space="preserve">Each </w:t>
      </w:r>
      <w:del w:id="52" w:author="Author">
        <w:r w:rsidR="00DA1717" w:rsidDel="000254CC">
          <w:delText>s</w:delText>
        </w:r>
      </w:del>
      <w:ins w:id="53" w:author="Author">
        <w:r w:rsidR="000254CC">
          <w:t>S</w:t>
        </w:r>
      </w:ins>
      <w:r w:rsidR="00DA1717">
        <w:t xml:space="preserve">print </w:t>
      </w:r>
      <w:r>
        <w:t xml:space="preserve">task </w:t>
      </w:r>
      <w:r w:rsidR="00DA1717">
        <w:t xml:space="preserve">has the following </w:t>
      </w:r>
      <w:commentRangeStart w:id="54"/>
      <w:r w:rsidR="00DA1717" w:rsidRPr="00DA1717">
        <w:rPr>
          <w:b/>
        </w:rPr>
        <w:t>HTML</w:t>
      </w:r>
      <w:r w:rsidR="00DA1717">
        <w:t xml:space="preserve"> </w:t>
      </w:r>
      <w:r w:rsidR="00DA1717" w:rsidRPr="00DA1717">
        <w:rPr>
          <w:b/>
        </w:rPr>
        <w:t>structure</w:t>
      </w:r>
      <w:commentRangeEnd w:id="54"/>
      <w:r w:rsidR="00567B2B">
        <w:rPr>
          <w:rStyle w:val="CommentReference"/>
        </w:rPr>
        <w:commentReference w:id="54"/>
      </w:r>
      <w:r>
        <w:t>:</w:t>
      </w:r>
    </w:p>
    <w:p w14:paraId="19D4A04E" w14:textId="5BBBD7C6" w:rsidR="00A017BA" w:rsidRPr="0088053A" w:rsidRDefault="00A017BA">
      <w:pPr>
        <w:pStyle w:val="Code"/>
        <w:pPrChange w:id="55" w:author="Author">
          <w:pPr/>
        </w:pPrChange>
      </w:pPr>
      <w:r w:rsidRPr="0088053A">
        <w:t>&lt;li</w:t>
      </w:r>
      <w:r w:rsidR="00734A99">
        <w:t xml:space="preserve"> class="task"</w:t>
      </w:r>
      <w:r w:rsidRPr="0088053A">
        <w:t>&gt;</w:t>
      </w:r>
    </w:p>
    <w:p w14:paraId="6B748C3A" w14:textId="5D76A49A" w:rsidR="00A017BA" w:rsidRPr="0088053A" w:rsidRDefault="00734A99">
      <w:pPr>
        <w:pStyle w:val="Code"/>
        <w:pPrChange w:id="56" w:author="Author">
          <w:pPr/>
        </w:pPrChange>
      </w:pPr>
      <w:r>
        <w:t xml:space="preserve">  &lt;h3&gt;Fix Bug&lt;/h3</w:t>
      </w:r>
      <w:r w:rsidR="00A017BA" w:rsidRPr="0088053A">
        <w:t>&gt;</w:t>
      </w:r>
    </w:p>
    <w:p w14:paraId="01035C28" w14:textId="0E51EE31" w:rsidR="00A017BA" w:rsidRPr="0088053A" w:rsidRDefault="00734A99">
      <w:pPr>
        <w:pStyle w:val="Code"/>
        <w:pPrChange w:id="57" w:author="Author">
          <w:pPr/>
        </w:pPrChange>
      </w:pPr>
      <w:r>
        <w:t xml:space="preserve">  &lt;p&gt;We have a new bug to fix&lt;/p</w:t>
      </w:r>
      <w:r w:rsidR="00A017BA" w:rsidRPr="0088053A">
        <w:t>&gt;</w:t>
      </w:r>
    </w:p>
    <w:p w14:paraId="17BB1126" w14:textId="47D54098" w:rsidR="00A017BA" w:rsidRPr="0088053A" w:rsidRDefault="00734A99">
      <w:pPr>
        <w:pStyle w:val="Code"/>
        <w:pPrChange w:id="58" w:author="Author">
          <w:pPr/>
        </w:pPrChange>
      </w:pPr>
      <w:r>
        <w:t xml:space="preserve">  &lt;button&gt;Move to In Progress/Move to Code Review/Move to Done/Close</w:t>
      </w:r>
      <w:r w:rsidR="00A017BA" w:rsidRPr="0088053A">
        <w:t>&lt;/button&gt;</w:t>
      </w:r>
    </w:p>
    <w:p w14:paraId="3D06F769" w14:textId="39C6B92F" w:rsidR="00A017BA" w:rsidRPr="0088053A" w:rsidRDefault="00A017BA">
      <w:pPr>
        <w:pStyle w:val="Code"/>
        <w:pPrChange w:id="59" w:author="Author">
          <w:pPr/>
        </w:pPrChange>
      </w:pPr>
      <w:r w:rsidRPr="0088053A">
        <w:t>&lt;/li&gt;</w:t>
      </w:r>
    </w:p>
    <w:p w14:paraId="5E2A6FBE" w14:textId="4C011026" w:rsidR="00C57A57" w:rsidRPr="00C57A57" w:rsidRDefault="00FA69AD" w:rsidP="00C57A57">
      <w:r>
        <w:rPr>
          <w:noProof/>
          <w:lang w:val="bg-BG" w:eastAsia="bg-BG"/>
        </w:rPr>
        <w:lastRenderedPageBreak/>
        <w:drawing>
          <wp:inline distT="0" distB="0" distL="0" distR="0" wp14:anchorId="5FD571AC" wp14:editId="05F81DC6">
            <wp:extent cx="6626225" cy="3181350"/>
            <wp:effectExtent l="19050" t="19050" r="2222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3DC2E" w14:textId="4525D24F" w:rsidR="00827E1C" w:rsidRDefault="00300A96" w:rsidP="00827E1C">
      <w:pPr>
        <w:pStyle w:val="Heading2"/>
        <w:numPr>
          <w:ilvl w:val="0"/>
          <w:numId w:val="0"/>
        </w:numPr>
        <w:ind w:left="360" w:hanging="360"/>
      </w:pPr>
      <w:r>
        <w:t>Add</w:t>
      </w:r>
      <w:r w:rsidR="00827E1C">
        <w:t xml:space="preserve"> </w:t>
      </w:r>
      <w:ins w:id="60" w:author="Author">
        <w:r w:rsidR="000254CC">
          <w:t xml:space="preserve">a </w:t>
        </w:r>
      </w:ins>
      <w:r w:rsidR="00827E1C">
        <w:t>Task</w:t>
      </w:r>
    </w:p>
    <w:p w14:paraId="226CDCD0" w14:textId="6F75DE17" w:rsidR="0088053A" w:rsidRDefault="0088053A" w:rsidP="0088053A">
      <w:r>
        <w:t xml:space="preserve">Clicking the </w:t>
      </w:r>
      <w:r w:rsidRPr="0088053A">
        <w:rPr>
          <w:b/>
          <w:bCs/>
        </w:rPr>
        <w:t>[Add</w:t>
      </w:r>
      <w:r w:rsidR="00F54664">
        <w:rPr>
          <w:b/>
          <w:bCs/>
        </w:rPr>
        <w:t xml:space="preserve"> Task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</w:t>
      </w:r>
      <w:r w:rsidR="00B4473D">
        <w:t xml:space="preserve"> the</w:t>
      </w:r>
      <w:r>
        <w:t xml:space="preserve"> server</w:t>
      </w:r>
      <w:del w:id="61" w:author="Author">
        <w:r w:rsidDel="000254CC">
          <w:delText>,</w:delText>
        </w:r>
      </w:del>
      <w:r>
        <w:t xml:space="preserve"> creating a new task with </w:t>
      </w:r>
      <w:r w:rsidR="00431518">
        <w:t>a</w:t>
      </w:r>
      <w:r>
        <w:t xml:space="preserve"> </w:t>
      </w:r>
      <w:r w:rsidR="00F54664" w:rsidRPr="00F54664">
        <w:rPr>
          <w:b/>
        </w:rPr>
        <w:t>title</w:t>
      </w:r>
      <w:r w:rsidR="00F54664">
        <w:t xml:space="preserve"> and </w:t>
      </w:r>
      <w:r w:rsidR="00F54664" w:rsidRPr="00F54664">
        <w:rPr>
          <w:b/>
        </w:rPr>
        <w:t>description</w:t>
      </w:r>
      <w:r>
        <w:t xml:space="preserve"> from the input value</w:t>
      </w:r>
      <w:r w:rsidR="00F54664">
        <w:t xml:space="preserve">s (the </w:t>
      </w:r>
      <w:r w:rsidR="00F54664" w:rsidRPr="00F54664">
        <w:rPr>
          <w:b/>
        </w:rPr>
        <w:t>status</w:t>
      </w:r>
      <w:r w:rsidR="00F54664">
        <w:t xml:space="preserve"> should have an initial value</w:t>
      </w:r>
      <w:r w:rsidR="006A2AE1">
        <w:t xml:space="preserve"> of</w:t>
      </w:r>
      <w:r w:rsidR="00F54664">
        <w:t xml:space="preserve"> </w:t>
      </w:r>
      <w:r w:rsidR="00F54664" w:rsidRPr="00F54664">
        <w:rPr>
          <w:b/>
        </w:rPr>
        <w:t>'ToDo'</w:t>
      </w:r>
      <w:r w:rsidR="00F54664">
        <w:t>). A</w:t>
      </w:r>
      <w:r>
        <w:t xml:space="preserve">fter </w:t>
      </w:r>
      <w:del w:id="62" w:author="Author">
        <w:r w:rsidDel="00567B2B">
          <w:delText xml:space="preserve">the </w:delText>
        </w:r>
      </w:del>
      <w:ins w:id="63" w:author="Author">
        <w:r w:rsidR="00567B2B">
          <w:t>a</w:t>
        </w:r>
        <w:r w:rsidR="00567B2B">
          <w:t xml:space="preserve"> </w:t>
        </w:r>
      </w:ins>
      <w:r>
        <w:t>successful creation</w:t>
      </w:r>
      <w:ins w:id="64" w:author="Author">
        <w:r w:rsidR="000254CC">
          <w:t>,</w:t>
        </w:r>
      </w:ins>
      <w:r>
        <w:t xml:space="preserve"> you should send another </w:t>
      </w:r>
      <w:r w:rsidRPr="0088053A">
        <w:rPr>
          <w:b/>
          <w:bCs/>
        </w:rPr>
        <w:t>GET</w:t>
      </w:r>
      <w:r>
        <w:t xml:space="preserve"> request to fetch all </w:t>
      </w:r>
      <w:ins w:id="65" w:author="Author">
        <w:r w:rsidR="00567B2B">
          <w:t xml:space="preserve">the </w:t>
        </w:r>
      </w:ins>
      <w:r>
        <w:t xml:space="preserve">tasks, including the </w:t>
      </w:r>
      <w:r w:rsidRPr="00F54664">
        <w:rPr>
          <w:b/>
        </w:rPr>
        <w:t>newly added one</w:t>
      </w:r>
      <w:r w:rsidR="00F54664">
        <w:t xml:space="preserve"> </w:t>
      </w:r>
      <w:ins w:id="66" w:author="Author">
        <w:r w:rsidR="00567B2B">
          <w:t>in</w:t>
        </w:r>
      </w:ins>
      <w:r w:rsidR="00F54664">
        <w:t xml:space="preserve">to the </w:t>
      </w:r>
      <w:del w:id="67" w:author="Author">
        <w:r w:rsidR="00F54664" w:rsidRPr="00B4473D" w:rsidDel="00567B2B">
          <w:rPr>
            <w:b/>
          </w:rPr>
          <w:delText>'</w:delText>
        </w:r>
      </w:del>
      <w:r w:rsidR="00F54664" w:rsidRPr="00B4473D">
        <w:rPr>
          <w:b/>
        </w:rPr>
        <w:t>ToDo</w:t>
      </w:r>
      <w:del w:id="68" w:author="Author">
        <w:r w:rsidR="00F54664" w:rsidRPr="00B4473D" w:rsidDel="00567B2B">
          <w:rPr>
            <w:b/>
          </w:rPr>
          <w:delText>'</w:delText>
        </w:r>
      </w:del>
      <w:r w:rsidR="00F54664">
        <w:t xml:space="preserve"> column</w:t>
      </w:r>
      <w:r>
        <w:t>.</w:t>
      </w:r>
      <w:r w:rsidR="00F54664">
        <w:t xml:space="preserve"> You should also </w:t>
      </w:r>
      <w:r w:rsidR="00F54664" w:rsidRPr="00F54664">
        <w:rPr>
          <w:b/>
        </w:rPr>
        <w:t>clear all input fields</w:t>
      </w:r>
      <w:r w:rsidR="00F54664">
        <w:t xml:space="preserve"> after the creation!</w:t>
      </w:r>
    </w:p>
    <w:p w14:paraId="1C00B13A" w14:textId="1CE323A9" w:rsidR="0088053A" w:rsidRDefault="00F54664" w:rsidP="0088053A">
      <w:r>
        <w:rPr>
          <w:noProof/>
          <w:lang w:val="bg-BG" w:eastAsia="bg-BG"/>
        </w:rPr>
        <w:drawing>
          <wp:inline distT="0" distB="0" distL="0" distR="0" wp14:anchorId="6FCBE902" wp14:editId="684586BB">
            <wp:extent cx="6626225" cy="3201035"/>
            <wp:effectExtent l="19050" t="19050" r="2222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0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F6237" w14:textId="32FC9D9E" w:rsidR="00F54664" w:rsidRDefault="00F54664" w:rsidP="00F54664">
      <w:pPr>
        <w:pStyle w:val="Heading2"/>
        <w:numPr>
          <w:ilvl w:val="0"/>
          <w:numId w:val="0"/>
        </w:numPr>
        <w:ind w:left="360" w:hanging="360"/>
      </w:pPr>
      <w:r>
        <w:t xml:space="preserve">Move </w:t>
      </w:r>
      <w:ins w:id="69" w:author="Author">
        <w:r w:rsidR="000254CC">
          <w:t xml:space="preserve">a </w:t>
        </w:r>
      </w:ins>
      <w:r>
        <w:t>Task</w:t>
      </w:r>
    </w:p>
    <w:p w14:paraId="4A37AAA0" w14:textId="222A77CA" w:rsidR="00F54664" w:rsidRDefault="00F54664" w:rsidP="00F54664">
      <w:r>
        <w:t xml:space="preserve">Clicking the </w:t>
      </w:r>
      <w:r w:rsidRPr="00AB0D5E">
        <w:rPr>
          <w:b/>
          <w:bCs/>
        </w:rPr>
        <w:t>[</w:t>
      </w:r>
      <w:r w:rsidR="00300A96">
        <w:rPr>
          <w:b/>
          <w:bCs/>
        </w:rPr>
        <w:t>Move</w:t>
      </w:r>
      <w:r w:rsidRPr="00AB0D5E">
        <w:rPr>
          <w:b/>
          <w:bCs/>
        </w:rPr>
        <w:t xml:space="preserve">] </w:t>
      </w:r>
      <w:r>
        <w:t xml:space="preserve">button </w:t>
      </w:r>
      <w:r w:rsidR="00300A96">
        <w:t xml:space="preserve">on the individual tasks from the </w:t>
      </w:r>
      <w:r w:rsidR="00300A96" w:rsidRPr="00300A96">
        <w:rPr>
          <w:b/>
        </w:rPr>
        <w:t>first 3 columns</w:t>
      </w:r>
      <w:r w:rsidR="00300A96">
        <w:t xml:space="preserve"> should move the task from one column to the next – from </w:t>
      </w:r>
      <w:r w:rsidR="00300A96" w:rsidRPr="00300A96">
        <w:rPr>
          <w:b/>
        </w:rPr>
        <w:t>ToDo</w:t>
      </w:r>
      <w:r w:rsidR="00300A96">
        <w:t xml:space="preserve"> to </w:t>
      </w:r>
      <w:r w:rsidR="00300A96" w:rsidRPr="00300A96">
        <w:rPr>
          <w:b/>
        </w:rPr>
        <w:t>In Progress</w:t>
      </w:r>
      <w:r w:rsidR="00300A96">
        <w:t xml:space="preserve"> to </w:t>
      </w:r>
      <w:r w:rsidR="00300A96" w:rsidRPr="00300A96">
        <w:rPr>
          <w:b/>
        </w:rPr>
        <w:t>Code Review</w:t>
      </w:r>
      <w:r w:rsidR="00300A96">
        <w:t xml:space="preserve"> and finally to </w:t>
      </w:r>
      <w:r w:rsidR="00300A96" w:rsidRPr="00300A96">
        <w:rPr>
          <w:b/>
        </w:rPr>
        <w:t>Done</w:t>
      </w:r>
      <w:ins w:id="70" w:author="Author">
        <w:r w:rsidR="000254CC" w:rsidRPr="007A4366">
          <w:rPr>
            <w:bCs/>
            <w:rPrChange w:id="71" w:author="Author">
              <w:rPr>
                <w:b/>
              </w:rPr>
            </w:rPrChange>
          </w:rPr>
          <w:t>.</w:t>
        </w:r>
      </w:ins>
    </w:p>
    <w:p w14:paraId="50DBBC12" w14:textId="67466D44" w:rsidR="00F54664" w:rsidRPr="0088053A" w:rsidRDefault="00F54664" w:rsidP="0088053A">
      <w:r>
        <w:lastRenderedPageBreak/>
        <w:t xml:space="preserve">After clicking the </w:t>
      </w:r>
      <w:r w:rsidRPr="007A4366">
        <w:rPr>
          <w:b/>
          <w:bCs/>
          <w:rPrChange w:id="72" w:author="Author">
            <w:rPr/>
          </w:rPrChange>
        </w:rPr>
        <w:t>[</w:t>
      </w:r>
      <w:r w:rsidR="00300A96">
        <w:rPr>
          <w:b/>
          <w:bCs/>
        </w:rPr>
        <w:t>Move</w:t>
      </w:r>
      <w:r w:rsidRPr="00AB0D5E">
        <w:rPr>
          <w:b/>
          <w:bCs/>
        </w:rPr>
        <w:t xml:space="preserve">] </w:t>
      </w:r>
      <w:r>
        <w:t>button</w:t>
      </w:r>
      <w:r w:rsidR="00300A96">
        <w:t>,</w:t>
      </w:r>
      <w:r>
        <w:t xml:space="preserve"> you should send a </w:t>
      </w:r>
      <w:r w:rsidRPr="00AB0D5E">
        <w:rPr>
          <w:b/>
          <w:bCs/>
        </w:rPr>
        <w:t>PATCH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300A96">
        <w:rPr>
          <w:b/>
          <w:bCs/>
        </w:rPr>
        <w:t>status</w:t>
      </w:r>
      <w:r>
        <w:t xml:space="preserve"> of the changed item</w:t>
      </w:r>
      <w:ins w:id="73" w:author="Author">
        <w:r w:rsidR="000254CC">
          <w:t>.</w:t>
        </w:r>
      </w:ins>
      <w:del w:id="74" w:author="Author">
        <w:r w:rsidDel="000254CC">
          <w:delText>,</w:delText>
        </w:r>
      </w:del>
      <w:r>
        <w:t xml:space="preserve"> </w:t>
      </w:r>
      <w:del w:id="75" w:author="Author">
        <w:r w:rsidDel="000254CC">
          <w:delText>a</w:delText>
        </w:r>
      </w:del>
      <w:ins w:id="76" w:author="Author">
        <w:r w:rsidR="000254CC">
          <w:t>A</w:t>
        </w:r>
      </w:ins>
      <w:r>
        <w:t>fter the successful request</w:t>
      </w:r>
      <w:ins w:id="77" w:author="Author">
        <w:r w:rsidR="000254CC">
          <w:t>,</w:t>
        </w:r>
      </w:ins>
      <w:r>
        <w:t xml:space="preserve"> you should </w:t>
      </w:r>
      <w:r w:rsidRPr="00AB0D5E">
        <w:rPr>
          <w:b/>
          <w:bCs/>
        </w:rPr>
        <w:t>fetch the items again</w:t>
      </w:r>
      <w:r>
        <w:t xml:space="preserve"> and see that </w:t>
      </w:r>
      <w:ins w:id="78" w:author="Author">
        <w:r w:rsidR="000254CC">
          <w:t xml:space="preserve">the </w:t>
        </w:r>
      </w:ins>
      <w:r>
        <w:t>change</w:t>
      </w:r>
      <w:del w:id="79" w:author="Author">
        <w:r w:rsidDel="000254CC">
          <w:delText>s</w:delText>
        </w:r>
      </w:del>
      <w:r>
        <w:t xml:space="preserve"> ha</w:t>
      </w:r>
      <w:ins w:id="80" w:author="Author">
        <w:r w:rsidR="000254CC">
          <w:t>s</w:t>
        </w:r>
      </w:ins>
      <w:del w:id="81" w:author="Author">
        <w:r w:rsidDel="000254CC">
          <w:delText>ve</w:delText>
        </w:r>
      </w:del>
      <w:r>
        <w:t xml:space="preserve"> been made.</w:t>
      </w:r>
    </w:p>
    <w:p w14:paraId="713571B0" w14:textId="6B177297" w:rsidR="00827E1C" w:rsidRDefault="00B83F68" w:rsidP="00827E1C">
      <w:pPr>
        <w:pStyle w:val="Heading2"/>
        <w:numPr>
          <w:ilvl w:val="0"/>
          <w:numId w:val="0"/>
        </w:numPr>
        <w:ind w:left="360" w:hanging="360"/>
      </w:pPr>
      <w:r>
        <w:t>Close</w:t>
      </w:r>
      <w:r w:rsidR="00827E1C">
        <w:t xml:space="preserve"> </w:t>
      </w:r>
      <w:ins w:id="82" w:author="Author">
        <w:r w:rsidR="000254CC">
          <w:t xml:space="preserve">a </w:t>
        </w:r>
      </w:ins>
      <w:r w:rsidR="00827E1C">
        <w:t>Task</w:t>
      </w:r>
    </w:p>
    <w:p w14:paraId="34D09129" w14:textId="0C5B4764" w:rsidR="0088053A" w:rsidRDefault="0088053A" w:rsidP="0088053A">
      <w:r>
        <w:t>Clicking the</w:t>
      </w:r>
      <w:r w:rsidRPr="0088053A">
        <w:rPr>
          <w:b/>
          <w:bCs/>
        </w:rPr>
        <w:t xml:space="preserve"> [</w:t>
      </w:r>
      <w:r w:rsidR="008A6AD8">
        <w:rPr>
          <w:b/>
          <w:bCs/>
        </w:rPr>
        <w:t>Close</w:t>
      </w:r>
      <w:r w:rsidRPr="0088053A">
        <w:rPr>
          <w:b/>
          <w:bCs/>
        </w:rPr>
        <w:t xml:space="preserve">] </w:t>
      </w:r>
      <w:r>
        <w:t>button</w:t>
      </w:r>
      <w:r w:rsidR="008A6AD8">
        <w:t xml:space="preserve"> on the tasks in the </w:t>
      </w:r>
      <w:del w:id="83" w:author="Author">
        <w:r w:rsidR="008A6AD8" w:rsidRPr="008A6AD8" w:rsidDel="00567B2B">
          <w:rPr>
            <w:b/>
          </w:rPr>
          <w:delText>'</w:delText>
        </w:r>
      </w:del>
      <w:r w:rsidR="008A6AD8" w:rsidRPr="008A6AD8">
        <w:rPr>
          <w:b/>
        </w:rPr>
        <w:t>Done</w:t>
      </w:r>
      <w:del w:id="84" w:author="Author">
        <w:r w:rsidR="008A6AD8" w:rsidRPr="008A6AD8" w:rsidDel="00567B2B">
          <w:rPr>
            <w:b/>
          </w:rPr>
          <w:delText>'</w:delText>
        </w:r>
      </w:del>
      <w:r w:rsidR="008A6AD8" w:rsidRPr="008A6AD8">
        <w:rPr>
          <w:b/>
        </w:rPr>
        <w:t xml:space="preserve"> section</w:t>
      </w:r>
      <w:r>
        <w:t xml:space="preserve">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you’ve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AB895C" w14:textId="2B658C0A" w:rsidR="00AB0D5E" w:rsidRPr="0088053A" w:rsidRDefault="008A6AD8" w:rsidP="0088053A">
      <w:r>
        <w:rPr>
          <w:noProof/>
          <w:lang w:val="bg-BG" w:eastAsia="bg-BG"/>
        </w:rPr>
        <w:drawing>
          <wp:inline distT="0" distB="0" distL="0" distR="0" wp14:anchorId="226B7A4D" wp14:editId="444A3869">
            <wp:extent cx="6626225" cy="3190240"/>
            <wp:effectExtent l="19050" t="19050" r="2222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2263E" w14:textId="77777777" w:rsidR="00827E1C" w:rsidRDefault="00827E1C" w:rsidP="00827E1C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5E91B8F7" w14:textId="6EB0410E" w:rsidR="00827E1C" w:rsidRDefault="000254CC" w:rsidP="00827E1C">
      <w:ins w:id="85" w:author="Author">
        <w:r>
          <w:t>Select the content of your working folder (the given resources).</w:t>
        </w:r>
      </w:ins>
      <w:del w:id="86" w:author="Author">
        <w:r w:rsidR="00827E1C" w:rsidDel="000254CC">
          <w:delText xml:space="preserve">Place in a </w:delText>
        </w:r>
        <w:r w:rsidR="00827E1C" w:rsidDel="000254CC">
          <w:rPr>
            <w:b/>
          </w:rPr>
          <w:delText>ZIP</w:delText>
        </w:r>
        <w:r w:rsidR="00827E1C" w:rsidDel="000254CC">
          <w:delText xml:space="preserve"> file the content of the given resources including your solution.</w:delText>
        </w:r>
      </w:del>
      <w:r w:rsidR="00827E1C">
        <w:t xml:space="preserve"> Exclude the </w:t>
      </w:r>
      <w:proofErr w:type="spellStart"/>
      <w:r w:rsidR="00827E1C" w:rsidRPr="00567B2B">
        <w:rPr>
          <w:b/>
          <w:i/>
          <w:iCs/>
          <w:rPrChange w:id="87" w:author="Author">
            <w:rPr>
              <w:rStyle w:val="CodeChar"/>
            </w:rPr>
          </w:rPrChange>
        </w:rPr>
        <w:t>node_modules</w:t>
      </w:r>
      <w:proofErr w:type="spellEnd"/>
      <w:r w:rsidR="00827E1C">
        <w:t xml:space="preserve"> &amp; </w:t>
      </w:r>
      <w:r w:rsidR="00827E1C" w:rsidRPr="00567B2B">
        <w:rPr>
          <w:b/>
          <w:i/>
          <w:iCs/>
          <w:rPrChange w:id="88" w:author="Author">
            <w:rPr>
              <w:rStyle w:val="CodeChar"/>
            </w:rPr>
          </w:rPrChange>
        </w:rPr>
        <w:t>tests</w:t>
      </w:r>
      <w:r w:rsidR="00827E1C">
        <w:t xml:space="preserve"> folders.</w:t>
      </w:r>
      <w:ins w:id="89" w:author="Author">
        <w:r>
          <w:t xml:space="preserve"> Archive the rest into a </w:t>
        </w:r>
        <w:r w:rsidRPr="007A4366">
          <w:rPr>
            <w:b/>
            <w:bCs/>
            <w:rPrChange w:id="90" w:author="Author">
              <w:rPr/>
            </w:rPrChange>
          </w:rPr>
          <w:t>ZIP</w:t>
        </w:r>
        <w:r>
          <w:t xml:space="preserve"> file and u</w:t>
        </w:r>
      </w:ins>
      <w:del w:id="91" w:author="Author">
        <w:r w:rsidR="00827E1C" w:rsidDel="000254CC">
          <w:delText xml:space="preserve"> U</w:delText>
        </w:r>
      </w:del>
      <w:r w:rsidR="00827E1C">
        <w:t>pload the archive to Judge.</w:t>
      </w:r>
    </w:p>
    <w:p w14:paraId="1771CE86" w14:textId="77777777" w:rsidR="00827E1C" w:rsidRDefault="00827E1C" w:rsidP="00827E1C">
      <w:r w:rsidRPr="002D4E27">
        <w:rPr>
          <w:noProof/>
          <w:lang w:val="bg-BG" w:eastAsia="bg-BG"/>
        </w:rPr>
        <w:lastRenderedPageBreak/>
        <w:drawing>
          <wp:inline distT="0" distB="0" distL="0" distR="0" wp14:anchorId="3B3C2CF6" wp14:editId="0E95A0B4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0CA8A6" w14:textId="77777777" w:rsidR="00827E1C" w:rsidRDefault="00827E1C" w:rsidP="00827E1C">
      <w:r w:rsidRPr="00951129">
        <w:rPr>
          <w:noProof/>
          <w:lang w:val="bg-BG" w:eastAsia="bg-BG"/>
        </w:rPr>
        <w:drawing>
          <wp:inline distT="0" distB="0" distL="0" distR="0" wp14:anchorId="1D42C9DF" wp14:editId="2647377F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AEA418" w14:textId="77777777" w:rsidR="00827E1C" w:rsidRDefault="00827E1C" w:rsidP="00827E1C">
      <w:r w:rsidRPr="00951129">
        <w:rPr>
          <w:noProof/>
          <w:lang w:val="bg-BG" w:eastAsia="bg-BG"/>
        </w:rPr>
        <w:lastRenderedPageBreak/>
        <w:drawing>
          <wp:inline distT="0" distB="0" distL="0" distR="0" wp14:anchorId="1528C18E" wp14:editId="579623D3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DA2AF8" w14:textId="77777777" w:rsidR="00827E1C" w:rsidRDefault="00827E1C" w:rsidP="00827E1C"/>
    <w:p w14:paraId="4EAF6ED8" w14:textId="77777777" w:rsidR="00827E1C" w:rsidRPr="00C97523" w:rsidRDefault="00827E1C" w:rsidP="00827E1C">
      <w:pPr>
        <w:rPr>
          <w:rFonts w:cstheme="minorHAnsi"/>
          <w:noProof/>
          <w:lang w:val="bg-BG"/>
        </w:rPr>
      </w:pPr>
    </w:p>
    <w:p w14:paraId="783AE775" w14:textId="77777777" w:rsidR="00827E1C" w:rsidRPr="00083DDD" w:rsidRDefault="00827E1C" w:rsidP="00083DDD"/>
    <w:sectPr w:rsidR="00827E1C" w:rsidRPr="00083DDD" w:rsidSect="009060E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4" w:author="Author" w:initials="A">
    <w:p w14:paraId="5E54F727" w14:textId="1A1577B6" w:rsidR="00567B2B" w:rsidRPr="00567B2B" w:rsidRDefault="00567B2B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 xml:space="preserve">На скрийншота долу е добре текстът в инпут полетата да е подравнен еднакво, както и етикетите на секциите (освен ако идеята не е да отиват все по-надясно, тогава </w:t>
      </w:r>
      <w:r>
        <w:t xml:space="preserve">Done </w:t>
      </w:r>
      <w:r>
        <w:rPr>
          <w:lang w:val="bg-BG"/>
        </w:rPr>
        <w:t>трябва да се премести надясно).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54F72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54F727" w16cid:durableId="27C95A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9994B" w14:textId="77777777" w:rsidR="00E60496" w:rsidRDefault="00E60496">
      <w:pPr>
        <w:spacing w:before="0" w:after="0" w:line="240" w:lineRule="auto"/>
      </w:pPr>
      <w:r>
        <w:separator/>
      </w:r>
    </w:p>
  </w:endnote>
  <w:endnote w:type="continuationSeparator" w:id="0">
    <w:p w14:paraId="53D03C44" w14:textId="77777777" w:rsidR="00E60496" w:rsidRDefault="00E6049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9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92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9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93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B1E1B5C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3F6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B83F68" w:rsidRPr="00B83F68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4B1E1B5C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3F68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B83F68" w:rsidRPr="00B83F68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E3BC4" w14:textId="77777777" w:rsidR="00E60496" w:rsidRDefault="00E60496">
      <w:pPr>
        <w:spacing w:before="0" w:after="0" w:line="240" w:lineRule="auto"/>
      </w:pPr>
      <w:r>
        <w:separator/>
      </w:r>
    </w:p>
  </w:footnote>
  <w:footnote w:type="continuationSeparator" w:id="0">
    <w:p w14:paraId="3744944E" w14:textId="77777777" w:rsidR="00E60496" w:rsidRDefault="00E6049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88543724">
    <w:abstractNumId w:val="5"/>
  </w:num>
  <w:num w:numId="2" w16cid:durableId="652828736">
    <w:abstractNumId w:val="18"/>
  </w:num>
  <w:num w:numId="3" w16cid:durableId="1616448420">
    <w:abstractNumId w:val="10"/>
  </w:num>
  <w:num w:numId="4" w16cid:durableId="423914346">
    <w:abstractNumId w:val="19"/>
  </w:num>
  <w:num w:numId="5" w16cid:durableId="564724556">
    <w:abstractNumId w:val="13"/>
  </w:num>
  <w:num w:numId="6" w16cid:durableId="9031010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08248956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84256656">
    <w:abstractNumId w:val="27"/>
  </w:num>
  <w:num w:numId="9" w16cid:durableId="459230746">
    <w:abstractNumId w:val="33"/>
  </w:num>
  <w:num w:numId="10" w16cid:durableId="1264412727">
    <w:abstractNumId w:val="35"/>
  </w:num>
  <w:num w:numId="11" w16cid:durableId="1305232426">
    <w:abstractNumId w:val="1"/>
  </w:num>
  <w:num w:numId="12" w16cid:durableId="2121879099">
    <w:abstractNumId w:val="14"/>
  </w:num>
  <w:num w:numId="13" w16cid:durableId="803934964">
    <w:abstractNumId w:val="22"/>
  </w:num>
  <w:num w:numId="14" w16cid:durableId="1808545038">
    <w:abstractNumId w:val="30"/>
  </w:num>
  <w:num w:numId="15" w16cid:durableId="1414275076">
    <w:abstractNumId w:val="16"/>
  </w:num>
  <w:num w:numId="16" w16cid:durableId="436290954">
    <w:abstractNumId w:val="7"/>
  </w:num>
  <w:num w:numId="17" w16cid:durableId="1314329231">
    <w:abstractNumId w:val="32"/>
  </w:num>
  <w:num w:numId="18" w16cid:durableId="946355748">
    <w:abstractNumId w:val="0"/>
  </w:num>
  <w:num w:numId="19" w16cid:durableId="1760787722">
    <w:abstractNumId w:val="31"/>
  </w:num>
  <w:num w:numId="20" w16cid:durableId="409697774">
    <w:abstractNumId w:val="3"/>
  </w:num>
  <w:num w:numId="21" w16cid:durableId="630944531">
    <w:abstractNumId w:val="17"/>
  </w:num>
  <w:num w:numId="22" w16cid:durableId="909265716">
    <w:abstractNumId w:val="2"/>
  </w:num>
  <w:num w:numId="23" w16cid:durableId="1384721251">
    <w:abstractNumId w:val="21"/>
  </w:num>
  <w:num w:numId="24" w16cid:durableId="1836874907">
    <w:abstractNumId w:val="20"/>
  </w:num>
  <w:num w:numId="25" w16cid:durableId="1471171560">
    <w:abstractNumId w:val="23"/>
  </w:num>
  <w:num w:numId="26" w16cid:durableId="1953242481">
    <w:abstractNumId w:val="9"/>
  </w:num>
  <w:num w:numId="27" w16cid:durableId="1919822805">
    <w:abstractNumId w:val="28"/>
  </w:num>
  <w:num w:numId="28" w16cid:durableId="354161121">
    <w:abstractNumId w:val="34"/>
  </w:num>
  <w:num w:numId="29" w16cid:durableId="1435511734">
    <w:abstractNumId w:val="8"/>
  </w:num>
  <w:num w:numId="30" w16cid:durableId="1604919078">
    <w:abstractNumId w:val="6"/>
  </w:num>
  <w:num w:numId="31" w16cid:durableId="1693409646">
    <w:abstractNumId w:val="24"/>
  </w:num>
  <w:num w:numId="32" w16cid:durableId="50229933">
    <w:abstractNumId w:val="4"/>
  </w:num>
  <w:num w:numId="33" w16cid:durableId="1855682473">
    <w:abstractNumId w:val="26"/>
  </w:num>
  <w:num w:numId="34" w16cid:durableId="802575198">
    <w:abstractNumId w:val="15"/>
  </w:num>
  <w:num w:numId="35" w16cid:durableId="1115517655">
    <w:abstractNumId w:val="29"/>
  </w:num>
  <w:num w:numId="36" w16cid:durableId="291179194">
    <w:abstractNumId w:val="12"/>
  </w:num>
  <w:num w:numId="37" w16cid:durableId="433790142">
    <w:abstractNumId w:val="5"/>
  </w:num>
  <w:num w:numId="38" w16cid:durableId="724792170">
    <w:abstractNumId w:val="5"/>
  </w:num>
  <w:num w:numId="39" w16cid:durableId="1131484576">
    <w:abstractNumId w:val="5"/>
  </w:num>
  <w:num w:numId="40" w16cid:durableId="1910918919">
    <w:abstractNumId w:val="25"/>
  </w:num>
  <w:num w:numId="41" w16cid:durableId="1751972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oNotDisplayPageBoundaries/>
  <w:proofState w:spelling="clean" w:grammar="clean"/>
  <w:trackRevisio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qQUANQ/xAywAAAA="/>
  </w:docVars>
  <w:rsids>
    <w:rsidRoot w:val="00E626DA"/>
    <w:rsid w:val="00002AB7"/>
    <w:rsid w:val="000250CB"/>
    <w:rsid w:val="00025320"/>
    <w:rsid w:val="000254CC"/>
    <w:rsid w:val="00026D8A"/>
    <w:rsid w:val="00033BD7"/>
    <w:rsid w:val="00037B18"/>
    <w:rsid w:val="000758C6"/>
    <w:rsid w:val="00083DDD"/>
    <w:rsid w:val="00087159"/>
    <w:rsid w:val="000A3468"/>
    <w:rsid w:val="000B7BC3"/>
    <w:rsid w:val="000D4B37"/>
    <w:rsid w:val="000F0E40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156F6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D6F30"/>
    <w:rsid w:val="004F71C2"/>
    <w:rsid w:val="00504B9F"/>
    <w:rsid w:val="00511AF9"/>
    <w:rsid w:val="00512EEA"/>
    <w:rsid w:val="00523D0D"/>
    <w:rsid w:val="00531C9E"/>
    <w:rsid w:val="00561359"/>
    <w:rsid w:val="00567B2B"/>
    <w:rsid w:val="00574A0B"/>
    <w:rsid w:val="00597ACA"/>
    <w:rsid w:val="005A6B7F"/>
    <w:rsid w:val="005C59BD"/>
    <w:rsid w:val="005D0BC7"/>
    <w:rsid w:val="005E0413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A4366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45FC2"/>
    <w:rsid w:val="00954D40"/>
    <w:rsid w:val="0096606E"/>
    <w:rsid w:val="00980BB9"/>
    <w:rsid w:val="009817F5"/>
    <w:rsid w:val="00987DB3"/>
    <w:rsid w:val="00990303"/>
    <w:rsid w:val="009C276A"/>
    <w:rsid w:val="009D20E1"/>
    <w:rsid w:val="009D6D90"/>
    <w:rsid w:val="009E2207"/>
    <w:rsid w:val="009F1D11"/>
    <w:rsid w:val="00A017BA"/>
    <w:rsid w:val="00A06C8F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F2BEC"/>
    <w:rsid w:val="00AF36E3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D0B89"/>
    <w:rsid w:val="00BE64F8"/>
    <w:rsid w:val="00C1252E"/>
    <w:rsid w:val="00C13402"/>
    <w:rsid w:val="00C578E7"/>
    <w:rsid w:val="00C57A57"/>
    <w:rsid w:val="00C60522"/>
    <w:rsid w:val="00C63E70"/>
    <w:rsid w:val="00C74763"/>
    <w:rsid w:val="00C87D12"/>
    <w:rsid w:val="00CA4832"/>
    <w:rsid w:val="00CA62ED"/>
    <w:rsid w:val="00CA69A5"/>
    <w:rsid w:val="00D042D3"/>
    <w:rsid w:val="00D0520A"/>
    <w:rsid w:val="00D3086C"/>
    <w:rsid w:val="00D3321A"/>
    <w:rsid w:val="00D36808"/>
    <w:rsid w:val="00D44929"/>
    <w:rsid w:val="00D77D11"/>
    <w:rsid w:val="00D863BC"/>
    <w:rsid w:val="00DA1717"/>
    <w:rsid w:val="00DA2167"/>
    <w:rsid w:val="00DA6065"/>
    <w:rsid w:val="00DC6680"/>
    <w:rsid w:val="00DE1C3F"/>
    <w:rsid w:val="00E1170F"/>
    <w:rsid w:val="00E124BE"/>
    <w:rsid w:val="00E14CB8"/>
    <w:rsid w:val="00E242C9"/>
    <w:rsid w:val="00E46034"/>
    <w:rsid w:val="00E570FB"/>
    <w:rsid w:val="00E60496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69AD"/>
    <w:rsid w:val="00FB47D8"/>
    <w:rsid w:val="00FB6D8F"/>
    <w:rsid w:val="00FC2703"/>
    <w:rsid w:val="00FC7661"/>
    <w:rsid w:val="00FE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6D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6D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E626DA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E626DA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626D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1170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2E0E9B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DefaultParagraphFont"/>
    <w:uiPriority w:val="99"/>
    <w:unhideWhenUsed/>
    <w:rsid w:val="005D0BC7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534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0254CC"/>
    <w:pPr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67B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7B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7B2B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7B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7B2B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6/09/relationships/commentsIds" Target="commentsIds.xm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73E04-32FC-432B-B6FA-2DAC97693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617</Words>
  <Characters>3518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2023-03-25T09:34:00Z</dcterms:modified>
</cp:coreProperties>
</file>