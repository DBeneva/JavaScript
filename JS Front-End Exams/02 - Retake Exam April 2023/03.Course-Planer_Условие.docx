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17E08" w14:textId="184131CE" w:rsidR="00C57A57" w:rsidRPr="002944E5" w:rsidRDefault="005D0BC7" w:rsidP="002944E5">
      <w:pPr>
        <w:pStyle w:val="Heading1"/>
        <w:jc w:val="center"/>
      </w:pPr>
      <w:r>
        <w:t xml:space="preserve">Problem </w:t>
      </w:r>
      <w:r w:rsidR="00827E1C">
        <w:t>3</w:t>
      </w:r>
      <w:r>
        <w:t xml:space="preserve"> – </w:t>
      </w:r>
      <w:r w:rsidR="004B0E0A">
        <w:t>Course Plan</w:t>
      </w:r>
      <w:r w:rsidR="00C37B38">
        <w:t>n</w:t>
      </w:r>
      <w:r w:rsidR="004B0E0A">
        <w:t>er</w:t>
      </w:r>
    </w:p>
    <w:p w14:paraId="223D297F" w14:textId="77777777" w:rsidR="00827E1C" w:rsidRPr="009518E7" w:rsidRDefault="00827E1C" w:rsidP="00827E1C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37ABEF19" w14:textId="57548F38" w:rsidR="005D0BC7" w:rsidRPr="005D0BC7" w:rsidRDefault="00827E1C" w:rsidP="00C57A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</w:pPr>
      <w:r w:rsidRPr="009518E7">
        <w:t>For the solution of some of the following tasks, you will need to use a</w:t>
      </w:r>
      <w:r>
        <w:t>n</w:t>
      </w:r>
      <w:r w:rsidRPr="009518E7">
        <w:t xml:space="preserve"> up-to-date </w:t>
      </w:r>
      <w:r>
        <w:t xml:space="preserve">version of the </w:t>
      </w:r>
      <w:r w:rsidRPr="009518E7">
        <w:rPr>
          <w:b/>
          <w:bCs/>
        </w:rPr>
        <w:t>local REST service</w:t>
      </w:r>
      <w:del w:id="0" w:author="Author">
        <w:r w:rsidDel="007D0082">
          <w:delText>,</w:delText>
        </w:r>
      </w:del>
      <w:r>
        <w:t xml:space="preserve"> provided in the lesson’s resources archive. You can </w:t>
      </w:r>
      <w:hyperlink r:id="rId8" w:history="1">
        <w:r w:rsidRPr="009518E7">
          <w:rPr>
            <w:rStyle w:val="Hyperlink"/>
          </w:rPr>
          <w:t>read the documenta</w:t>
        </w:r>
        <w:r w:rsidRPr="009518E7">
          <w:rPr>
            <w:rStyle w:val="Hyperlink"/>
          </w:rPr>
          <w:t>t</w:t>
        </w:r>
        <w:r w:rsidRPr="009518E7">
          <w:rPr>
            <w:rStyle w:val="Hyperlink"/>
          </w:rPr>
          <w:t>ion here</w:t>
        </w:r>
      </w:hyperlink>
      <w:r>
        <w:t>.</w:t>
      </w:r>
    </w:p>
    <w:p w14:paraId="1E511C70" w14:textId="77777777" w:rsidR="005F5B07" w:rsidRPr="00EE5698" w:rsidRDefault="005F5B07" w:rsidP="005F5B0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28BCA7B8" w14:textId="207B8599" w:rsidR="005F5B07" w:rsidRDefault="00A3186B" w:rsidP="005F5B0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</w:t>
      </w:r>
      <w:r w:rsidR="005F5B07">
        <w:rPr>
          <w:noProof/>
        </w:rPr>
        <w:t xml:space="preserve">be aware that every JS environment may </w:t>
      </w:r>
      <w:r w:rsidR="005F5B07" w:rsidRPr="00EE5698">
        <w:rPr>
          <w:b/>
          <w:bCs/>
          <w:noProof/>
        </w:rPr>
        <w:t>behave differently</w:t>
      </w:r>
      <w:r w:rsidR="005F5B07">
        <w:rPr>
          <w:noProof/>
        </w:rPr>
        <w:t xml:space="preserve"> when executing code. Certain things that work in the browser are not supported in </w:t>
      </w:r>
      <w:r w:rsidR="005F5B07" w:rsidRPr="00EE5698">
        <w:rPr>
          <w:b/>
          <w:bCs/>
          <w:noProof/>
        </w:rPr>
        <w:t>Node.js</w:t>
      </w:r>
      <w:r w:rsidR="005F5B07">
        <w:rPr>
          <w:noProof/>
        </w:rPr>
        <w:t xml:space="preserve">, which is the environment used by </w:t>
      </w:r>
      <w:r w:rsidR="005F5B07" w:rsidRPr="00EE5698">
        <w:rPr>
          <w:b/>
          <w:bCs/>
          <w:noProof/>
        </w:rPr>
        <w:t>Judge</w:t>
      </w:r>
      <w:r w:rsidR="005F5B07">
        <w:rPr>
          <w:noProof/>
        </w:rPr>
        <w:t>.</w:t>
      </w:r>
    </w:p>
    <w:p w14:paraId="687AFCB5" w14:textId="77777777" w:rsidR="005F5B07" w:rsidRDefault="005F5B07" w:rsidP="005F5B0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513D94CD" w14:textId="77777777" w:rsidR="005F5B07" w:rsidRDefault="005F5B07" w:rsidP="005F5B07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2826FA3" w14:textId="77777777" w:rsidR="005F5B07" w:rsidRDefault="005F5B07" w:rsidP="005F5B07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101A106" w14:textId="16D66AF3" w:rsidR="005F5B07" w:rsidRDefault="007D0082" w:rsidP="005F5B07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ins w:id="1" w:author="Author">
        <w:r>
          <w:rPr>
            <w:noProof/>
          </w:rPr>
          <w:t>u</w:t>
        </w:r>
      </w:ins>
      <w:del w:id="2" w:author="Author">
        <w:r w:rsidR="005F5B07" w:rsidDel="007D0082">
          <w:rPr>
            <w:noProof/>
          </w:rPr>
          <w:delText>U</w:delText>
        </w:r>
      </w:del>
      <w:r w:rsidR="005F5B07">
        <w:rPr>
          <w:noProof/>
        </w:rPr>
        <w:t xml:space="preserve">sing the </w:t>
      </w:r>
      <w:r w:rsidR="005F5B07" w:rsidRPr="00C44D1E">
        <w:rPr>
          <w:b/>
          <w:bCs/>
          <w:noProof/>
        </w:rPr>
        <w:t>spread-operator</w:t>
      </w:r>
      <w:r w:rsidR="005F5B07">
        <w:rPr>
          <w:noProof/>
        </w:rPr>
        <w:t xml:space="preserve"> (</w:t>
      </w:r>
      <w:r w:rsidR="005F5B07"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 w:rsidR="005F5B07">
        <w:rPr>
          <w:noProof/>
        </w:rPr>
        <w:t xml:space="preserve">) to convert a </w:t>
      </w:r>
      <w:r w:rsidR="005F5B07" w:rsidRPr="00C44D1E">
        <w:rPr>
          <w:b/>
          <w:bCs/>
          <w:noProof/>
        </w:rPr>
        <w:t>NodeList</w:t>
      </w:r>
      <w:r w:rsidR="005F5B07">
        <w:rPr>
          <w:noProof/>
        </w:rPr>
        <w:t xml:space="preserve"> into an array</w:t>
      </w:r>
    </w:p>
    <w:p w14:paraId="568B30BB" w14:textId="5007B69E" w:rsidR="005F5B07" w:rsidRPr="00654882" w:rsidRDefault="005F5B07" w:rsidP="005F5B07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</w:t>
      </w:r>
      <w:del w:id="3" w:author="Author">
        <w:r w:rsidRPr="00516378" w:rsidDel="007D0082">
          <w:rPr>
            <w:rFonts w:cstheme="minorHAnsi"/>
            <w:noProof/>
          </w:rPr>
          <w:delText xml:space="preserve">in Judge </w:delText>
        </w:r>
      </w:del>
      <w:r w:rsidRPr="00516378">
        <w:rPr>
          <w:rFonts w:cstheme="minorHAnsi"/>
          <w:noProof/>
        </w:rPr>
        <w:t xml:space="preserve">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28DCFFD7" w14:textId="77777777" w:rsidR="00654882" w:rsidRPr="00CD5F99" w:rsidRDefault="00654882" w:rsidP="00654882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14FA090" w14:textId="77777777" w:rsidR="00654882" w:rsidRPr="004D0B17" w:rsidRDefault="00654882" w:rsidP="00654882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6CF9CC4" w14:textId="77777777" w:rsidR="00654882" w:rsidRDefault="00654882" w:rsidP="00654882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5BDC6A0" w14:textId="5C53F338" w:rsidR="00654882" w:rsidRPr="002E2A6C" w:rsidRDefault="00654882" w:rsidP="00654882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C799D2C" w14:textId="1BBA121C" w:rsidR="00654882" w:rsidRPr="002E2A6C" w:rsidDel="007D0082" w:rsidRDefault="00654882" w:rsidP="007D0082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del w:id="4" w:author="Author"/>
          <w:b/>
          <w:bCs/>
          <w:noProof/>
        </w:rPr>
      </w:pPr>
      <w:r w:rsidRPr="007D0082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B4DF5D6" w14:textId="569C9AFC" w:rsidR="00654882" w:rsidRPr="007D0082" w:rsidRDefault="00654882" w:rsidP="007D0082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del w:id="5" w:author="Author">
        <w:r w:rsidDel="007D0082">
          <w:rPr>
            <w:noProof/>
          </w:rPr>
          <w:delText xml:space="preserve">Always turn the collection into a </w:delText>
        </w:r>
        <w:r w:rsidRPr="007D0082" w:rsidDel="007D0082">
          <w:rPr>
            <w:b/>
            <w:bCs/>
            <w:noProof/>
          </w:rPr>
          <w:delText>JS array</w:delText>
        </w:r>
        <w:r w:rsidDel="007D0082">
          <w:rPr>
            <w:noProof/>
          </w:rPr>
          <w:delText xml:space="preserve"> </w:delText>
        </w:r>
        <w:r w:rsidRPr="007D0082" w:rsidDel="007D0082">
          <w:rPr>
            <w:noProof/>
            <w:lang w:val="bg-BG"/>
          </w:rPr>
          <w:delText>(</w:delText>
        </w:r>
        <w:r w:rsidDel="007D0082">
          <w:rPr>
            <w:noProof/>
          </w:rPr>
          <w:delText>forEach, forOf, et.)</w:delText>
        </w:r>
      </w:del>
    </w:p>
    <w:p w14:paraId="0348E3A0" w14:textId="27A1A8E2" w:rsidR="005F5B07" w:rsidRPr="005F5B07" w:rsidRDefault="005F5B07" w:rsidP="005F5B0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668B76F7" w14:textId="6792E8AE" w:rsidR="00827E1C" w:rsidRDefault="00C57A57" w:rsidP="00827E1C">
      <w:pPr>
        <w:pStyle w:val="Heading2"/>
        <w:numPr>
          <w:ilvl w:val="0"/>
          <w:numId w:val="0"/>
        </w:numPr>
        <w:ind w:left="360" w:hanging="360"/>
      </w:pPr>
      <w:r>
        <w:t>Requirements</w:t>
      </w:r>
    </w:p>
    <w:p w14:paraId="3D32D96D" w14:textId="13252D23" w:rsidR="00827E1C" w:rsidRDefault="00827E1C" w:rsidP="00827E1C">
      <w:pPr>
        <w:rPr>
          <w:noProof/>
          <w:szCs w:val="24"/>
        </w:rPr>
      </w:pPr>
      <w:r w:rsidRPr="00E25F7E">
        <w:rPr>
          <w:noProof/>
          <w:szCs w:val="24"/>
        </w:rPr>
        <w:t>Write a JS program that can load, create</w:t>
      </w:r>
      <w:r>
        <w:rPr>
          <w:noProof/>
          <w:szCs w:val="24"/>
        </w:rPr>
        <w:t xml:space="preserve">, remove and edit a list of </w:t>
      </w:r>
      <w:ins w:id="6" w:author="Author">
        <w:r w:rsidR="00DF3115">
          <w:rPr>
            <w:noProof/>
            <w:szCs w:val="24"/>
          </w:rPr>
          <w:t>courses</w:t>
        </w:r>
      </w:ins>
      <w:del w:id="7" w:author="Author">
        <w:r w:rsidDel="00DF3115">
          <w:rPr>
            <w:noProof/>
            <w:szCs w:val="24"/>
          </w:rPr>
          <w:delText>tasks</w:delText>
        </w:r>
      </w:del>
      <w:r w:rsidRPr="00E25F7E">
        <w:rPr>
          <w:noProof/>
          <w:szCs w:val="24"/>
        </w:rPr>
        <w:t>. You will be given an HTML template to which you must bind the needed functionality.</w:t>
      </w:r>
    </w:p>
    <w:p w14:paraId="168FE680" w14:textId="1DBF6AC5" w:rsidR="00827E1C" w:rsidRDefault="00827E1C" w:rsidP="00827E1C">
      <w:pPr>
        <w:rPr>
          <w:noProof/>
          <w:szCs w:val="24"/>
        </w:rPr>
      </w:pPr>
      <w:r>
        <w:rPr>
          <w:noProof/>
          <w:szCs w:val="24"/>
        </w:rPr>
        <w:t>First</w:t>
      </w:r>
      <w:ins w:id="8" w:author="Author">
        <w:r w:rsidR="007D0082">
          <w:rPr>
            <w:noProof/>
            <w:szCs w:val="24"/>
          </w:rPr>
          <w:t>,</w:t>
        </w:r>
      </w:ins>
      <w:r>
        <w:rPr>
          <w:noProof/>
          <w:szCs w:val="24"/>
        </w:rPr>
        <w:t xml:space="preserve"> you need to install all dependencies using the </w:t>
      </w:r>
      <w:del w:id="9" w:author="Author">
        <w:r w:rsidR="00E242C9" w:rsidDel="007D0082">
          <w:rPr>
            <w:noProof/>
            <w:szCs w:val="24"/>
            <w:lang w:val="bg-BG"/>
          </w:rPr>
          <w:delText>"</w:delText>
        </w:r>
      </w:del>
      <w:r w:rsidRPr="00DF3115">
        <w:rPr>
          <w:rStyle w:val="CodeChar"/>
          <w:rPrChange w:id="10" w:author="Author">
            <w:rPr>
              <w:b/>
              <w:bCs/>
              <w:noProof/>
              <w:szCs w:val="24"/>
            </w:rPr>
          </w:rPrChange>
        </w:rPr>
        <w:t>npm install</w:t>
      </w:r>
      <w:del w:id="11" w:author="Author">
        <w:r w:rsidR="00E242C9" w:rsidDel="007D0082">
          <w:rPr>
            <w:noProof/>
            <w:szCs w:val="24"/>
            <w:lang w:val="bg-BG"/>
          </w:rPr>
          <w:delText>"</w:delText>
        </w:r>
      </w:del>
      <w:r>
        <w:rPr>
          <w:noProof/>
          <w:szCs w:val="24"/>
        </w:rPr>
        <w:t xml:space="preserve"> command</w:t>
      </w:r>
    </w:p>
    <w:p w14:paraId="25091681" w14:textId="2283CEE9" w:rsidR="00827E1C" w:rsidRDefault="00827E1C" w:rsidP="00827E1C">
      <w:pPr>
        <w:rPr>
          <w:noProof/>
          <w:szCs w:val="24"/>
        </w:rPr>
      </w:pPr>
      <w:r>
        <w:rPr>
          <w:noProof/>
          <w:szCs w:val="24"/>
        </w:rPr>
        <w:t>Then</w:t>
      </w:r>
      <w:ins w:id="12" w:author="Author">
        <w:r w:rsidR="007D0082">
          <w:rPr>
            <w:noProof/>
            <w:szCs w:val="24"/>
          </w:rPr>
          <w:t>,</w:t>
        </w:r>
      </w:ins>
      <w:r>
        <w:rPr>
          <w:noProof/>
          <w:szCs w:val="24"/>
        </w:rPr>
        <w:t xml:space="preserve"> you can start the front-end application with the </w:t>
      </w:r>
      <w:del w:id="13" w:author="Author">
        <w:r w:rsidR="00E242C9" w:rsidDel="007D0082">
          <w:rPr>
            <w:noProof/>
            <w:szCs w:val="24"/>
          </w:rPr>
          <w:delText>"</w:delText>
        </w:r>
      </w:del>
      <w:r w:rsidRPr="00DF3115">
        <w:rPr>
          <w:rStyle w:val="CodeChar"/>
          <w:rPrChange w:id="14" w:author="Author">
            <w:rPr>
              <w:b/>
              <w:bCs/>
              <w:noProof/>
              <w:szCs w:val="24"/>
            </w:rPr>
          </w:rPrChange>
        </w:rPr>
        <w:t>npm start</w:t>
      </w:r>
      <w:del w:id="15" w:author="Author">
        <w:r w:rsidR="00E242C9" w:rsidRPr="00E242C9" w:rsidDel="007D0082">
          <w:rPr>
            <w:noProof/>
            <w:szCs w:val="24"/>
          </w:rPr>
          <w:delText>"</w:delText>
        </w:r>
      </w:del>
      <w:r>
        <w:rPr>
          <w:noProof/>
          <w:szCs w:val="24"/>
        </w:rPr>
        <w:t xml:space="preserve"> command</w:t>
      </w:r>
    </w:p>
    <w:p w14:paraId="2E8EDC47" w14:textId="627EEB16" w:rsidR="00827E1C" w:rsidRDefault="00827E1C" w:rsidP="00827E1C">
      <w:pPr>
        <w:rPr>
          <w:b/>
          <w:bCs/>
          <w:noProof/>
          <w:szCs w:val="24"/>
        </w:rPr>
      </w:pPr>
      <w:r>
        <w:rPr>
          <w:noProof/>
          <w:szCs w:val="24"/>
        </w:rPr>
        <w:t xml:space="preserve">You also must start the </w:t>
      </w:r>
      <w:r w:rsidRPr="00DF3115">
        <w:rPr>
          <w:b/>
          <w:bCs/>
          <w:i/>
          <w:iCs/>
          <w:noProof/>
          <w:szCs w:val="24"/>
          <w:rPrChange w:id="16" w:author="Author">
            <w:rPr>
              <w:b/>
              <w:bCs/>
              <w:noProof/>
              <w:szCs w:val="24"/>
            </w:rPr>
          </w:rPrChange>
        </w:rPr>
        <w:t>server.js</w:t>
      </w:r>
      <w:r>
        <w:rPr>
          <w:noProof/>
          <w:szCs w:val="24"/>
        </w:rPr>
        <w:t xml:space="preserve"> file in the </w:t>
      </w:r>
      <w:r w:rsidRPr="00DF3115">
        <w:rPr>
          <w:b/>
          <w:bCs/>
          <w:i/>
          <w:iCs/>
          <w:noProof/>
          <w:szCs w:val="24"/>
          <w:rPrChange w:id="17" w:author="Author">
            <w:rPr>
              <w:noProof/>
              <w:szCs w:val="24"/>
            </w:rPr>
          </w:rPrChange>
        </w:rPr>
        <w:t>server</w:t>
      </w:r>
      <w:r>
        <w:rPr>
          <w:noProof/>
          <w:szCs w:val="24"/>
        </w:rPr>
        <w:t xml:space="preserve"> folder using the </w:t>
      </w:r>
      <w:del w:id="18" w:author="Author">
        <w:r w:rsidR="00E242C9" w:rsidDel="007D0082">
          <w:rPr>
            <w:noProof/>
            <w:szCs w:val="24"/>
          </w:rPr>
          <w:delText>"</w:delText>
        </w:r>
      </w:del>
      <w:r w:rsidRPr="00DF3115">
        <w:rPr>
          <w:rStyle w:val="CodeChar"/>
          <w:rPrChange w:id="19" w:author="Author">
            <w:rPr>
              <w:b/>
              <w:bCs/>
              <w:noProof/>
              <w:szCs w:val="24"/>
            </w:rPr>
          </w:rPrChange>
        </w:rPr>
        <w:t>node server.js</w:t>
      </w:r>
      <w:del w:id="20" w:author="Author">
        <w:r w:rsidR="00E242C9" w:rsidRPr="00E242C9" w:rsidDel="007D0082">
          <w:rPr>
            <w:noProof/>
            <w:szCs w:val="24"/>
          </w:rPr>
          <w:delText>"</w:delText>
        </w:r>
      </w:del>
      <w:r>
        <w:rPr>
          <w:noProof/>
          <w:szCs w:val="24"/>
        </w:rPr>
        <w:t xml:space="preserve"> command in another console </w:t>
      </w:r>
      <w:r w:rsidRPr="00827E1C">
        <w:rPr>
          <w:b/>
          <w:bCs/>
          <w:noProof/>
          <w:szCs w:val="24"/>
        </w:rPr>
        <w:t>(BOTH THE CLIENT AND THE SERVER MUST RUN AT THE SAME TIME)</w:t>
      </w:r>
      <w:ins w:id="21" w:author="Author">
        <w:r w:rsidR="007D0082" w:rsidRPr="00DF3115">
          <w:rPr>
            <w:noProof/>
            <w:szCs w:val="24"/>
            <w:rPrChange w:id="22" w:author="Author">
              <w:rPr>
                <w:b/>
                <w:bCs/>
                <w:noProof/>
                <w:szCs w:val="24"/>
              </w:rPr>
            </w:rPrChange>
          </w:rPr>
          <w:t>.</w:t>
        </w:r>
      </w:ins>
    </w:p>
    <w:p w14:paraId="5F8F8A15" w14:textId="76FD5ACB" w:rsidR="00827E1C" w:rsidRDefault="00827E1C" w:rsidP="00827E1C">
      <w:pPr>
        <w:rPr>
          <w:noProof/>
          <w:szCs w:val="24"/>
        </w:rPr>
      </w:pPr>
      <w:r w:rsidRPr="00C57A57">
        <w:rPr>
          <w:noProof/>
          <w:szCs w:val="24"/>
        </w:rPr>
        <w:t xml:space="preserve">At any point, you can open up another console and run </w:t>
      </w:r>
      <w:del w:id="23" w:author="Author">
        <w:r w:rsidR="00E242C9" w:rsidDel="007D0082">
          <w:rPr>
            <w:noProof/>
            <w:szCs w:val="24"/>
          </w:rPr>
          <w:delText>"</w:delText>
        </w:r>
      </w:del>
      <w:r w:rsidRPr="00DF3115">
        <w:rPr>
          <w:rStyle w:val="CodeChar"/>
          <w:rPrChange w:id="24" w:author="Author">
            <w:rPr>
              <w:b/>
              <w:bCs/>
              <w:noProof/>
              <w:szCs w:val="24"/>
            </w:rPr>
          </w:rPrChange>
        </w:rPr>
        <w:t>npm test</w:t>
      </w:r>
      <w:del w:id="25" w:author="Author">
        <w:r w:rsidR="00E242C9" w:rsidRPr="00E242C9" w:rsidDel="007D0082">
          <w:rPr>
            <w:noProof/>
            <w:szCs w:val="24"/>
          </w:rPr>
          <w:delText>"</w:delText>
        </w:r>
      </w:del>
      <w:r w:rsidRPr="00C57A57">
        <w:rPr>
          <w:noProof/>
          <w:szCs w:val="24"/>
        </w:rPr>
        <w:t xml:space="preserve"> to test the </w:t>
      </w:r>
      <w:r w:rsidRPr="00C57A57">
        <w:rPr>
          <w:b/>
          <w:bCs/>
          <w:noProof/>
          <w:szCs w:val="24"/>
        </w:rPr>
        <w:t xml:space="preserve">current state </w:t>
      </w:r>
      <w:r w:rsidRPr="00C57A57">
        <w:rPr>
          <w:noProof/>
          <w:szCs w:val="24"/>
        </w:rPr>
        <w:t>of your application</w:t>
      </w:r>
      <w:ins w:id="26" w:author="Author">
        <w:r w:rsidR="007D0082">
          <w:rPr>
            <w:noProof/>
            <w:szCs w:val="24"/>
          </w:rPr>
          <w:t>. I</w:t>
        </w:r>
      </w:ins>
      <w:del w:id="27" w:author="Author">
        <w:r w:rsidR="00C57A57" w:rsidRPr="00C57A57" w:rsidDel="007D0082">
          <w:rPr>
            <w:noProof/>
            <w:szCs w:val="24"/>
          </w:rPr>
          <w:delText>, i</w:delText>
        </w:r>
      </w:del>
      <w:r w:rsidR="00C57A57" w:rsidRPr="00C57A57">
        <w:rPr>
          <w:noProof/>
          <w:szCs w:val="24"/>
        </w:rPr>
        <w:t xml:space="preserve">t’s preferable for </w:t>
      </w:r>
      <w:r w:rsidR="00C57A57" w:rsidRPr="00C57A57">
        <w:rPr>
          <w:b/>
          <w:bCs/>
          <w:noProof/>
          <w:szCs w:val="24"/>
        </w:rPr>
        <w:t>all of your test</w:t>
      </w:r>
      <w:ins w:id="28" w:author="Author">
        <w:r w:rsidR="007D0082">
          <w:rPr>
            <w:b/>
            <w:bCs/>
            <w:noProof/>
            <w:szCs w:val="24"/>
          </w:rPr>
          <w:t>s</w:t>
        </w:r>
      </w:ins>
      <w:r w:rsidR="00C57A57" w:rsidRPr="00C57A57">
        <w:rPr>
          <w:b/>
          <w:bCs/>
          <w:noProof/>
          <w:szCs w:val="24"/>
        </w:rPr>
        <w:t xml:space="preserve"> to pass locally </w:t>
      </w:r>
      <w:r w:rsidR="00C57A57" w:rsidRPr="00C57A57">
        <w:rPr>
          <w:noProof/>
          <w:szCs w:val="24"/>
        </w:rPr>
        <w:t xml:space="preserve">before you submit to the </w:t>
      </w:r>
      <w:del w:id="29" w:author="Author">
        <w:r w:rsidR="00C57A57" w:rsidRPr="00C57A57" w:rsidDel="007D0082">
          <w:rPr>
            <w:noProof/>
            <w:szCs w:val="24"/>
          </w:rPr>
          <w:delText>j</w:delText>
        </w:r>
      </w:del>
      <w:ins w:id="30" w:author="Author">
        <w:r w:rsidR="007D0082">
          <w:rPr>
            <w:noProof/>
            <w:szCs w:val="24"/>
          </w:rPr>
          <w:t>J</w:t>
        </w:r>
      </w:ins>
      <w:r w:rsidR="00C57A57" w:rsidRPr="00C57A57">
        <w:rPr>
          <w:noProof/>
          <w:szCs w:val="24"/>
        </w:rPr>
        <w:t>udge platform</w:t>
      </w:r>
      <w:r w:rsidR="00C57A57">
        <w:rPr>
          <w:noProof/>
          <w:szCs w:val="24"/>
        </w:rPr>
        <w:t>, like this:</w:t>
      </w:r>
    </w:p>
    <w:p w14:paraId="1276B510" w14:textId="3CD29FCC" w:rsidR="00C57A57" w:rsidRDefault="00BC4893" w:rsidP="00BC4893">
      <w:pPr>
        <w:jc w:val="center"/>
        <w:rPr>
          <w:noProof/>
          <w:szCs w:val="24"/>
        </w:rPr>
      </w:pPr>
      <w:r>
        <w:rPr>
          <w:noProof/>
        </w:rPr>
        <w:drawing>
          <wp:inline distT="0" distB="0" distL="0" distR="0" wp14:anchorId="77492AC0" wp14:editId="4CF9F931">
            <wp:extent cx="4191000" cy="2057400"/>
            <wp:effectExtent l="0" t="0" r="0" b="0"/>
            <wp:docPr id="20" name="Картина 2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артина 2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78E1" w14:textId="31936291" w:rsidR="00C57A57" w:rsidRDefault="00C57A57" w:rsidP="00C57A57">
      <w:pPr>
        <w:pStyle w:val="Heading2"/>
        <w:numPr>
          <w:ilvl w:val="0"/>
          <w:numId w:val="0"/>
        </w:numPr>
        <w:ind w:left="360" w:hanging="360"/>
      </w:pPr>
      <w:r w:rsidRPr="00C57A57">
        <w:lastRenderedPageBreak/>
        <w:t>Endpoints</w:t>
      </w:r>
    </w:p>
    <w:p w14:paraId="7E393495" w14:textId="4D536A27" w:rsidR="00C57A57" w:rsidRDefault="00000000" w:rsidP="00C57A57">
      <w:pPr>
        <w:pStyle w:val="ListParagraph"/>
        <w:numPr>
          <w:ilvl w:val="0"/>
          <w:numId w:val="40"/>
        </w:numPr>
        <w:rPr>
          <w:b/>
          <w:bCs/>
          <w:sz w:val="36"/>
          <w:szCs w:val="36"/>
        </w:rPr>
      </w:pPr>
      <w:hyperlink r:id="rId10" w:history="1">
        <w:r w:rsidR="00C57A57" w:rsidRPr="00226B01">
          <w:rPr>
            <w:rStyle w:val="Hyperlink"/>
            <w:b/>
            <w:bCs/>
            <w:sz w:val="36"/>
            <w:szCs w:val="36"/>
          </w:rPr>
          <w:t>http://localhost:3030/jsonstore/tasks/</w:t>
        </w:r>
      </w:hyperlink>
    </w:p>
    <w:p w14:paraId="3AEF371E" w14:textId="53DDF426" w:rsidR="00C57A57" w:rsidRPr="00C57A57" w:rsidRDefault="00000000" w:rsidP="00C57A57">
      <w:pPr>
        <w:pStyle w:val="ListParagraph"/>
        <w:numPr>
          <w:ilvl w:val="0"/>
          <w:numId w:val="40"/>
        </w:numPr>
        <w:rPr>
          <w:rStyle w:val="Hyperlink"/>
          <w:b/>
          <w:bCs/>
          <w:sz w:val="36"/>
          <w:szCs w:val="36"/>
        </w:rPr>
      </w:pPr>
      <w:hyperlink r:id="rId11" w:history="1">
        <w:r w:rsidR="00C57A57" w:rsidRPr="00C57A57">
          <w:rPr>
            <w:rStyle w:val="Hyperlink"/>
            <w:b/>
            <w:bCs/>
            <w:sz w:val="36"/>
            <w:szCs w:val="36"/>
          </w:rPr>
          <w:t>http://localhost:3030/jsonstore/tasks/</w:t>
        </w:r>
      </w:hyperlink>
      <w:r w:rsidR="00C57A57" w:rsidRPr="00C57A57">
        <w:rPr>
          <w:rStyle w:val="Hyperlink"/>
          <w:b/>
          <w:bCs/>
          <w:sz w:val="36"/>
          <w:szCs w:val="36"/>
        </w:rPr>
        <w:t>:id</w:t>
      </w:r>
    </w:p>
    <w:p w14:paraId="6861EEFC" w14:textId="65D1DAAC" w:rsidR="00827E1C" w:rsidRDefault="00827E1C" w:rsidP="00827E1C">
      <w:pPr>
        <w:pStyle w:val="Heading2"/>
        <w:numPr>
          <w:ilvl w:val="0"/>
          <w:numId w:val="0"/>
        </w:numPr>
        <w:ind w:left="360" w:hanging="360"/>
      </w:pPr>
      <w:r>
        <w:t xml:space="preserve">Load </w:t>
      </w:r>
      <w:r w:rsidR="004B0E0A">
        <w:t>Course</w:t>
      </w:r>
      <w:ins w:id="31" w:author="Author">
        <w:r w:rsidR="007D0082">
          <w:t>s</w:t>
        </w:r>
      </w:ins>
    </w:p>
    <w:p w14:paraId="04A2F541" w14:textId="0BBE53A8" w:rsidR="004B0E0A" w:rsidRDefault="004B0E0A" w:rsidP="004B0E0A">
      <w:r w:rsidRPr="004B0E0A">
        <w:rPr>
          <w:noProof/>
        </w:rPr>
        <w:drawing>
          <wp:inline distT="0" distB="0" distL="0" distR="0" wp14:anchorId="1F9C18E5" wp14:editId="18BEEB71">
            <wp:extent cx="6626225" cy="3540760"/>
            <wp:effectExtent l="0" t="0" r="3175" b="254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D259" w14:textId="2A3EE3D8" w:rsidR="00DA1717" w:rsidRDefault="00C57A57" w:rsidP="004B0E0A">
      <w:pPr>
        <w:rPr>
          <w:rFonts w:cstheme="minorHAnsi"/>
          <w:b/>
        </w:rPr>
      </w:pPr>
      <w:commentRangeStart w:id="32"/>
      <w:r>
        <w:t xml:space="preserve">Clicking </w:t>
      </w:r>
      <w:commentRangeEnd w:id="32"/>
      <w:r w:rsidR="007F35DA">
        <w:rPr>
          <w:rStyle w:val="CommentReference"/>
        </w:rPr>
        <w:commentReference w:id="32"/>
      </w:r>
      <w:r>
        <w:t xml:space="preserve">the </w:t>
      </w:r>
      <w:r w:rsidR="00DA1717">
        <w:rPr>
          <w:b/>
          <w:bCs/>
        </w:rPr>
        <w:t xml:space="preserve">[Load </w:t>
      </w:r>
      <w:commentRangeStart w:id="33"/>
      <w:r w:rsidR="004B0E0A">
        <w:rPr>
          <w:b/>
          <w:bCs/>
        </w:rPr>
        <w:t>Course</w:t>
      </w:r>
      <w:ins w:id="34" w:author="Author">
        <w:r w:rsidR="007D0082">
          <w:rPr>
            <w:b/>
            <w:bCs/>
          </w:rPr>
          <w:t>s</w:t>
        </w:r>
        <w:commentRangeEnd w:id="33"/>
        <w:r w:rsidR="007D0082">
          <w:rPr>
            <w:rStyle w:val="CommentReference"/>
          </w:rPr>
          <w:commentReference w:id="33"/>
        </w:r>
      </w:ins>
      <w:r w:rsidRPr="0088053A">
        <w:rPr>
          <w:b/>
          <w:bCs/>
        </w:rPr>
        <w:t>]</w:t>
      </w:r>
      <w:r>
        <w:t xml:space="preserve"> button should send a </w:t>
      </w:r>
      <w:r w:rsidRPr="0088053A">
        <w:rPr>
          <w:b/>
          <w:bCs/>
        </w:rPr>
        <w:t>GET</w:t>
      </w:r>
      <w:r>
        <w:t xml:space="preserve"> request to the server to fetch </w:t>
      </w:r>
      <w:r w:rsidRPr="00DA1717">
        <w:rPr>
          <w:b/>
        </w:rPr>
        <w:t xml:space="preserve">all </w:t>
      </w:r>
      <w:r w:rsidR="004B0E0A">
        <w:rPr>
          <w:b/>
        </w:rPr>
        <w:t>course</w:t>
      </w:r>
      <w:ins w:id="35" w:author="Author">
        <w:r w:rsidR="007F35DA">
          <w:rPr>
            <w:b/>
          </w:rPr>
          <w:t>s</w:t>
        </w:r>
      </w:ins>
      <w:r w:rsidR="00DA1717" w:rsidRPr="00DA1717">
        <w:rPr>
          <w:b/>
        </w:rPr>
        <w:t xml:space="preserve"> </w:t>
      </w:r>
      <w:del w:id="36" w:author="Author">
        <w:r w:rsidDel="007F35DA">
          <w:delText>in</w:delText>
        </w:r>
      </w:del>
      <w:ins w:id="37" w:author="Author">
        <w:r w:rsidR="007F35DA">
          <w:t>from</w:t>
        </w:r>
      </w:ins>
      <w:r>
        <w:t xml:space="preserve"> your local database.</w:t>
      </w:r>
      <w:r w:rsidR="00DA1717">
        <w:t xml:space="preserve"> You </w:t>
      </w:r>
      <w:r w:rsidR="004B0E0A">
        <w:t>must</w:t>
      </w:r>
      <w:r w:rsidR="00DA1717">
        <w:t xml:space="preserve"> add each task to </w:t>
      </w:r>
      <w:r w:rsidR="004B0E0A" w:rsidRPr="004B0E0A">
        <w:rPr>
          <w:bCs/>
        </w:rPr>
        <w:t>the</w:t>
      </w:r>
      <w:r w:rsidR="004B0E0A">
        <w:rPr>
          <w:b/>
        </w:rPr>
        <w:t xml:space="preserve"> </w:t>
      </w:r>
      <w:ins w:id="38" w:author="Author">
        <w:r w:rsidR="007D0082" w:rsidRPr="00DF3115">
          <w:rPr>
            <w:rStyle w:val="CodeChar"/>
            <w:rPrChange w:id="39" w:author="Author">
              <w:rPr>
                <w:b/>
              </w:rPr>
            </w:rPrChange>
          </w:rPr>
          <w:t>&lt;</w:t>
        </w:r>
      </w:ins>
      <w:r w:rsidR="004B0E0A" w:rsidRPr="00DF3115">
        <w:rPr>
          <w:rStyle w:val="CodeChar"/>
          <w:rPrChange w:id="40" w:author="Author">
            <w:rPr>
              <w:rFonts w:ascii="Consolas" w:hAnsi="Consolas"/>
              <w:b/>
            </w:rPr>
          </w:rPrChange>
        </w:rPr>
        <w:t>div</w:t>
      </w:r>
      <w:ins w:id="41" w:author="Author">
        <w:r w:rsidR="007D0082" w:rsidRPr="00DF3115">
          <w:rPr>
            <w:rStyle w:val="CodeChar"/>
            <w:rPrChange w:id="42" w:author="Author">
              <w:rPr>
                <w:rFonts w:ascii="Consolas" w:hAnsi="Consolas"/>
                <w:b/>
              </w:rPr>
            </w:rPrChange>
          </w:rPr>
          <w:t>&gt;</w:t>
        </w:r>
      </w:ins>
      <w:r w:rsidR="004B0E0A">
        <w:rPr>
          <w:b/>
        </w:rPr>
        <w:t xml:space="preserve"> </w:t>
      </w:r>
      <w:r w:rsidR="004B0E0A" w:rsidRPr="004B0E0A">
        <w:rPr>
          <w:bCs/>
        </w:rPr>
        <w:t>with</w:t>
      </w:r>
      <w:r w:rsidR="004B0E0A">
        <w:rPr>
          <w:b/>
        </w:rPr>
        <w:t xml:space="preserve"> </w:t>
      </w:r>
      <w:r w:rsidR="00FE34B1">
        <w:rPr>
          <w:rFonts w:ascii="Consolas" w:hAnsi="Consolas"/>
          <w:b/>
        </w:rPr>
        <w:t>id</w:t>
      </w:r>
      <w:r w:rsidR="004B0E0A" w:rsidRPr="004B0E0A">
        <w:rPr>
          <w:rFonts w:ascii="Consolas" w:hAnsi="Consolas"/>
          <w:b/>
        </w:rPr>
        <w:t>="list"</w:t>
      </w:r>
      <w:r w:rsidR="004B0E0A">
        <w:rPr>
          <w:rFonts w:cstheme="minorHAnsi"/>
          <w:b/>
        </w:rPr>
        <w:t>.</w:t>
      </w:r>
    </w:p>
    <w:p w14:paraId="32E35A3C" w14:textId="0DA2FF3D" w:rsidR="004B0E0A" w:rsidRPr="004B0E0A" w:rsidRDefault="004B0E0A" w:rsidP="004B0E0A">
      <w:r>
        <w:t xml:space="preserve">Each course </w:t>
      </w:r>
      <w:del w:id="43" w:author="Author">
        <w:r w:rsidDel="007D0082">
          <w:delText xml:space="preserve">task </w:delText>
        </w:r>
      </w:del>
      <w:r>
        <w:t xml:space="preserve">has the following </w:t>
      </w:r>
      <w:r w:rsidRPr="00DA1717">
        <w:rPr>
          <w:b/>
        </w:rPr>
        <w:t>HTML</w:t>
      </w:r>
      <w:r>
        <w:t xml:space="preserve"> </w:t>
      </w:r>
      <w:r w:rsidRPr="00DA1717">
        <w:rPr>
          <w:b/>
        </w:rPr>
        <w:t>structure</w:t>
      </w:r>
      <w:r>
        <w:t>:</w:t>
      </w:r>
    </w:p>
    <w:p w14:paraId="3EAFB419" w14:textId="6F5B02A6" w:rsidR="004B0E0A" w:rsidRPr="004B0E0A" w:rsidRDefault="004B0E0A" w:rsidP="00C57A57">
      <w:pPr>
        <w:rPr>
          <w:rFonts w:cstheme="minorHAnsi"/>
        </w:rPr>
      </w:pPr>
      <w:r>
        <w:rPr>
          <w:noProof/>
        </w:rPr>
        <w:drawing>
          <wp:inline distT="0" distB="0" distL="0" distR="0" wp14:anchorId="3B09FA30" wp14:editId="22ACC59C">
            <wp:extent cx="6626225" cy="1767205"/>
            <wp:effectExtent l="0" t="0" r="3175" b="4445"/>
            <wp:docPr id="9" name="Картина 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6FBE" w14:textId="118187C7" w:rsidR="00C57A57" w:rsidRPr="00C57A57" w:rsidRDefault="004B0E0A" w:rsidP="00C57A57">
      <w:r w:rsidRPr="004B0E0A">
        <w:rPr>
          <w:noProof/>
          <w:lang w:val="bg-BG" w:eastAsia="bg-BG"/>
        </w:rPr>
        <w:lastRenderedPageBreak/>
        <w:drawing>
          <wp:inline distT="0" distB="0" distL="0" distR="0" wp14:anchorId="55420F0D" wp14:editId="345CF63E">
            <wp:extent cx="6626225" cy="4069080"/>
            <wp:effectExtent l="0" t="0" r="3175" b="76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DC2E" w14:textId="0FAE2F15" w:rsidR="00827E1C" w:rsidRDefault="00300A96" w:rsidP="00827E1C">
      <w:pPr>
        <w:pStyle w:val="Heading2"/>
        <w:numPr>
          <w:ilvl w:val="0"/>
          <w:numId w:val="0"/>
        </w:numPr>
        <w:ind w:left="360" w:hanging="360"/>
      </w:pPr>
      <w:r>
        <w:t>Add</w:t>
      </w:r>
      <w:r w:rsidR="00827E1C">
        <w:t xml:space="preserve"> </w:t>
      </w:r>
      <w:ins w:id="44" w:author="Author">
        <w:r w:rsidR="007D0082">
          <w:rPr>
            <w:lang w:val="bg-BG"/>
          </w:rPr>
          <w:t xml:space="preserve">а </w:t>
        </w:r>
      </w:ins>
      <w:r w:rsidR="004B0E0A">
        <w:t>Course</w:t>
      </w:r>
    </w:p>
    <w:p w14:paraId="1C00B13A" w14:textId="399C144E" w:rsidR="0088053A" w:rsidRDefault="0088053A" w:rsidP="0088053A">
      <w:r>
        <w:t xml:space="preserve">Clicking the </w:t>
      </w:r>
      <w:r w:rsidRPr="0088053A">
        <w:rPr>
          <w:b/>
          <w:bCs/>
        </w:rPr>
        <w:t>[Add</w:t>
      </w:r>
      <w:r w:rsidR="00F54664">
        <w:rPr>
          <w:b/>
          <w:bCs/>
        </w:rPr>
        <w:t xml:space="preserve"> </w:t>
      </w:r>
      <w:r w:rsidR="004B0E0A">
        <w:rPr>
          <w:b/>
          <w:bCs/>
        </w:rPr>
        <w:t>Course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POST</w:t>
      </w:r>
      <w:r>
        <w:t xml:space="preserve"> request to</w:t>
      </w:r>
      <w:r w:rsidR="00B4473D">
        <w:t xml:space="preserve"> the</w:t>
      </w:r>
      <w:r>
        <w:t xml:space="preserve"> server, creating a new </w:t>
      </w:r>
      <w:r w:rsidR="004B0E0A">
        <w:t>course</w:t>
      </w:r>
      <w:r>
        <w:t xml:space="preserve"> with </w:t>
      </w:r>
      <w:ins w:id="45" w:author="Author">
        <w:r w:rsidR="007D0082">
          <w:t>the</w:t>
        </w:r>
      </w:ins>
      <w:del w:id="46" w:author="Author">
        <w:r w:rsidR="00431518" w:rsidDel="007D0082">
          <w:delText>a</w:delText>
        </w:r>
      </w:del>
      <w:r>
        <w:t xml:space="preserve"> </w:t>
      </w:r>
      <w:commentRangeStart w:id="47"/>
      <w:del w:id="48" w:author="Author">
        <w:r w:rsidR="004B0E0A" w:rsidDel="00A754E3">
          <w:rPr>
            <w:b/>
          </w:rPr>
          <w:delText>T</w:delText>
        </w:r>
      </w:del>
      <w:ins w:id="49" w:author="Author">
        <w:r w:rsidR="00A754E3">
          <w:rPr>
            <w:b/>
          </w:rPr>
          <w:t>t</w:t>
        </w:r>
      </w:ins>
      <w:r w:rsidR="00F54664" w:rsidRPr="00F54664">
        <w:rPr>
          <w:b/>
        </w:rPr>
        <w:t>itle</w:t>
      </w:r>
      <w:commentRangeEnd w:id="47"/>
      <w:r w:rsidR="00A754E3">
        <w:rPr>
          <w:rStyle w:val="CommentReference"/>
        </w:rPr>
        <w:commentReference w:id="47"/>
      </w:r>
      <w:r w:rsidR="004B0E0A">
        <w:t>,</w:t>
      </w:r>
      <w:r w:rsidR="00F54664">
        <w:t xml:space="preserve"> </w:t>
      </w:r>
      <w:ins w:id="50" w:author="Author">
        <w:r w:rsidR="00A754E3">
          <w:rPr>
            <w:b/>
            <w:bCs/>
          </w:rPr>
          <w:t>type</w:t>
        </w:r>
        <w:r w:rsidR="007D0082">
          <w:t xml:space="preserve"> (“Long”, “Medium”, or “Short”), </w:t>
        </w:r>
      </w:ins>
      <w:del w:id="51" w:author="Author">
        <w:r w:rsidR="004B0E0A" w:rsidDel="007D0082">
          <w:rPr>
            <w:b/>
            <w:bCs/>
          </w:rPr>
          <w:delText>D</w:delText>
        </w:r>
      </w:del>
      <w:ins w:id="52" w:author="Author">
        <w:r w:rsidR="007D0082">
          <w:rPr>
            <w:b/>
            <w:bCs/>
          </w:rPr>
          <w:t>d</w:t>
        </w:r>
      </w:ins>
      <w:r w:rsidR="00F54664" w:rsidRPr="00F54664">
        <w:rPr>
          <w:b/>
        </w:rPr>
        <w:t>escription</w:t>
      </w:r>
      <w:r w:rsidR="004B0E0A">
        <w:rPr>
          <w:b/>
        </w:rPr>
        <w:t xml:space="preserve">, </w:t>
      </w:r>
      <w:del w:id="53" w:author="Author">
        <w:r w:rsidR="004B0E0A" w:rsidDel="007D0082">
          <w:rPr>
            <w:b/>
          </w:rPr>
          <w:delText>Type of Course (Long, Medium, Short)</w:delText>
        </w:r>
      </w:del>
      <w:r w:rsidR="004B0E0A">
        <w:rPr>
          <w:b/>
        </w:rPr>
        <w:t xml:space="preserve">, and </w:t>
      </w:r>
      <w:ins w:id="54" w:author="Author">
        <w:r w:rsidR="007D0082">
          <w:rPr>
            <w:b/>
          </w:rPr>
          <w:t>the t</w:t>
        </w:r>
      </w:ins>
      <w:del w:id="55" w:author="Author">
        <w:r w:rsidR="004B0E0A" w:rsidDel="007D0082">
          <w:rPr>
            <w:b/>
          </w:rPr>
          <w:delText>T</w:delText>
        </w:r>
      </w:del>
      <w:r w:rsidR="004B0E0A">
        <w:rPr>
          <w:b/>
        </w:rPr>
        <w:t xml:space="preserve">eacher's </w:t>
      </w:r>
      <w:del w:id="56" w:author="Author">
        <w:r w:rsidR="004B0E0A" w:rsidDel="007D0082">
          <w:rPr>
            <w:b/>
          </w:rPr>
          <w:delText>N</w:delText>
        </w:r>
      </w:del>
      <w:ins w:id="57" w:author="Author">
        <w:r w:rsidR="007D0082">
          <w:rPr>
            <w:b/>
          </w:rPr>
          <w:t>n</w:t>
        </w:r>
      </w:ins>
      <w:r w:rsidR="004B0E0A">
        <w:rPr>
          <w:b/>
        </w:rPr>
        <w:t>ame</w:t>
      </w:r>
      <w:r>
        <w:t xml:space="preserve"> from the input value</w:t>
      </w:r>
      <w:r w:rsidR="004B0E0A">
        <w:t>s</w:t>
      </w:r>
      <w:r w:rsidR="00F54664">
        <w:t>. A</w:t>
      </w:r>
      <w:r>
        <w:t xml:space="preserve">fter </w:t>
      </w:r>
      <w:ins w:id="58" w:author="Author">
        <w:r w:rsidR="007D0082">
          <w:t>a</w:t>
        </w:r>
      </w:ins>
      <w:del w:id="59" w:author="Author">
        <w:r w:rsidDel="007D0082">
          <w:delText>the</w:delText>
        </w:r>
      </w:del>
      <w:r>
        <w:t xml:space="preserve"> successful creation</w:t>
      </w:r>
      <w:ins w:id="60" w:author="Author">
        <w:r w:rsidR="007D0082">
          <w:t>,</w:t>
        </w:r>
      </w:ins>
      <w:r>
        <w:t xml:space="preserve"> you should send another </w:t>
      </w:r>
      <w:r w:rsidRPr="0088053A">
        <w:rPr>
          <w:b/>
          <w:bCs/>
        </w:rPr>
        <w:t>GET</w:t>
      </w:r>
      <w:r>
        <w:t xml:space="preserve"> request to fetch all </w:t>
      </w:r>
      <w:ins w:id="61" w:author="Author">
        <w:r w:rsidR="007D0082">
          <w:t xml:space="preserve">the </w:t>
        </w:r>
      </w:ins>
      <w:r w:rsidR="004B0E0A">
        <w:t>course</w:t>
      </w:r>
      <w:ins w:id="62" w:author="Author">
        <w:r w:rsidR="007D0082">
          <w:t>s</w:t>
        </w:r>
      </w:ins>
      <w:r>
        <w:t xml:space="preserve">, including the </w:t>
      </w:r>
      <w:r w:rsidRPr="00F54664">
        <w:rPr>
          <w:b/>
        </w:rPr>
        <w:t>newly added one</w:t>
      </w:r>
      <w:r w:rsidR="00F54664">
        <w:t xml:space="preserve"> </w:t>
      </w:r>
      <w:ins w:id="63" w:author="Author">
        <w:r w:rsidR="007D0082">
          <w:t>in</w:t>
        </w:r>
      </w:ins>
      <w:r w:rsidR="00F54664">
        <w:t xml:space="preserve">to the </w:t>
      </w:r>
      <w:r w:rsidR="004B0E0A">
        <w:rPr>
          <w:b/>
        </w:rPr>
        <w:t>Course Progress</w:t>
      </w:r>
      <w:r w:rsidR="00F54664">
        <w:t xml:space="preserve"> column</w:t>
      </w:r>
      <w:r>
        <w:t>.</w:t>
      </w:r>
      <w:r w:rsidR="00F54664">
        <w:t xml:space="preserve"> You should also </w:t>
      </w:r>
      <w:r w:rsidR="00F54664" w:rsidRPr="00F54664">
        <w:rPr>
          <w:b/>
        </w:rPr>
        <w:t xml:space="preserve">clear all </w:t>
      </w:r>
      <w:ins w:id="64" w:author="Author">
        <w:r w:rsidR="00722EC3">
          <w:rPr>
            <w:b/>
          </w:rPr>
          <w:t xml:space="preserve">the </w:t>
        </w:r>
      </w:ins>
      <w:r w:rsidR="00F54664" w:rsidRPr="00F54664">
        <w:rPr>
          <w:b/>
        </w:rPr>
        <w:t>input fields</w:t>
      </w:r>
      <w:r w:rsidR="00F54664">
        <w:t xml:space="preserve"> after the creation!</w:t>
      </w:r>
    </w:p>
    <w:p w14:paraId="059E4E84" w14:textId="2ADD1D7F" w:rsidR="005126E3" w:rsidRDefault="005126E3" w:rsidP="0088053A">
      <w:r w:rsidRPr="005126E3">
        <w:rPr>
          <w:noProof/>
        </w:rPr>
        <w:lastRenderedPageBreak/>
        <w:drawing>
          <wp:inline distT="0" distB="0" distL="0" distR="0" wp14:anchorId="7FC14FFF" wp14:editId="15E531BF">
            <wp:extent cx="6626225" cy="5804535"/>
            <wp:effectExtent l="0" t="0" r="3175" b="5715"/>
            <wp:docPr id="18" name="Картина 18" descr="Картина, която съдържа диаграм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6237" w14:textId="15684DD6" w:rsidR="00F54664" w:rsidRDefault="005126E3" w:rsidP="00F54664">
      <w:pPr>
        <w:pStyle w:val="Heading2"/>
        <w:numPr>
          <w:ilvl w:val="0"/>
          <w:numId w:val="0"/>
        </w:numPr>
        <w:ind w:left="360" w:hanging="360"/>
      </w:pPr>
      <w:r>
        <w:t>Edit</w:t>
      </w:r>
      <w:r w:rsidR="00F54664">
        <w:t xml:space="preserve"> </w:t>
      </w:r>
      <w:ins w:id="65" w:author="Author">
        <w:r w:rsidR="00722EC3">
          <w:t xml:space="preserve">a </w:t>
        </w:r>
      </w:ins>
      <w:r>
        <w:t>Course</w:t>
      </w:r>
    </w:p>
    <w:p w14:paraId="1201DFAD" w14:textId="6B14C81C" w:rsidR="005126E3" w:rsidRPr="00E06EA4" w:rsidRDefault="005126E3" w:rsidP="005126E3">
      <w:r>
        <w:t xml:space="preserve">Clicking the </w:t>
      </w:r>
      <w:r w:rsidRPr="00AB0D5E">
        <w:rPr>
          <w:b/>
          <w:bCs/>
        </w:rPr>
        <w:t>[</w:t>
      </w:r>
      <w:r>
        <w:rPr>
          <w:b/>
          <w:bCs/>
        </w:rPr>
        <w:t>Edit Course</w:t>
      </w:r>
      <w:r w:rsidRPr="00AB0D5E">
        <w:rPr>
          <w:b/>
          <w:bCs/>
        </w:rPr>
        <w:t xml:space="preserve">] </w:t>
      </w:r>
      <w:r>
        <w:t xml:space="preserve">button </w:t>
      </w:r>
      <w:r w:rsidR="009D0E8E">
        <w:t xml:space="preserve">on </w:t>
      </w:r>
      <w:ins w:id="66" w:author="Author">
        <w:r w:rsidR="00722EC3">
          <w:t>a</w:t>
        </w:r>
      </w:ins>
      <w:del w:id="67" w:author="Author">
        <w:r w:rsidR="009D0E8E" w:rsidDel="00722EC3">
          <w:delText>one</w:delText>
        </w:r>
      </w:del>
      <w:r w:rsidR="009D0E8E">
        <w:t xml:space="preserve"> record </w:t>
      </w:r>
      <w:r>
        <w:t xml:space="preserve">should </w:t>
      </w:r>
      <w:ins w:id="68" w:author="Author">
        <w:r w:rsidR="00624231">
          <w:t>remove the record from</w:t>
        </w:r>
      </w:ins>
      <w:del w:id="69" w:author="Author">
        <w:r w:rsidDel="00624231">
          <w:delText>change</w:delText>
        </w:r>
      </w:del>
      <w:r>
        <w:t xml:space="preserve"> the DOM </w:t>
      </w:r>
      <w:del w:id="70" w:author="Author">
        <w:r w:rsidDel="00624231">
          <w:delText>S</w:delText>
        </w:r>
      </w:del>
      <w:ins w:id="71" w:author="Author">
        <w:r w:rsidR="00624231">
          <w:t>s</w:t>
        </w:r>
      </w:ins>
      <w:r>
        <w:t xml:space="preserve">tructure </w:t>
      </w:r>
      <w:del w:id="72" w:author="Author">
        <w:r w:rsidDel="00624231">
          <w:delText>for that list element</w:delText>
        </w:r>
        <w:r w:rsidR="009D0E8E" w:rsidDel="00624231">
          <w:delText xml:space="preserve"> </w:delText>
        </w:r>
      </w:del>
      <w:r w:rsidR="009D0E8E">
        <w:t xml:space="preserve">and the information </w:t>
      </w:r>
      <w:ins w:id="73" w:author="Author">
        <w:r w:rsidR="00624231">
          <w:t>about</w:t>
        </w:r>
      </w:ins>
      <w:del w:id="74" w:author="Author">
        <w:r w:rsidR="009D0E8E" w:rsidDel="00624231">
          <w:delText>for</w:delText>
        </w:r>
      </w:del>
      <w:r w:rsidR="009D0E8E">
        <w:t xml:space="preserve"> the task </w:t>
      </w:r>
      <w:del w:id="75" w:author="Author">
        <w:r w:rsidR="009D0E8E" w:rsidDel="00DF3115">
          <w:delText>must</w:delText>
        </w:r>
      </w:del>
      <w:ins w:id="76" w:author="Author">
        <w:r w:rsidR="00DF3115">
          <w:t>should</w:t>
        </w:r>
        <w:r w:rsidR="00DF3115">
          <w:t xml:space="preserve"> </w:t>
        </w:r>
        <w:r w:rsidR="00624231">
          <w:t>be</w:t>
        </w:r>
      </w:ins>
      <w:r w:rsidR="009D0E8E">
        <w:t xml:space="preserve"> p</w:t>
      </w:r>
      <w:ins w:id="77" w:author="Author">
        <w:r w:rsidR="00624231">
          <w:t>opulated</w:t>
        </w:r>
      </w:ins>
      <w:del w:id="78" w:author="Author">
        <w:r w:rsidR="009D0E8E" w:rsidDel="00624231">
          <w:delText>ut</w:delText>
        </w:r>
      </w:del>
      <w:r w:rsidR="009D0E8E">
        <w:t xml:space="preserve"> in</w:t>
      </w:r>
      <w:ins w:id="79" w:author="Author">
        <w:r w:rsidR="00624231">
          <w:t>to</w:t>
        </w:r>
      </w:ins>
      <w:r w:rsidR="009D0E8E">
        <w:t xml:space="preserve"> the </w:t>
      </w:r>
      <w:ins w:id="80" w:author="Author">
        <w:r w:rsidR="00624231">
          <w:t xml:space="preserve">input </w:t>
        </w:r>
      </w:ins>
      <w:r w:rsidR="009D0E8E">
        <w:t>fields</w:t>
      </w:r>
      <w:ins w:id="81" w:author="Author">
        <w:r w:rsidR="00624231">
          <w:t xml:space="preserve"> above</w:t>
        </w:r>
      </w:ins>
      <w:r>
        <w:t xml:space="preserve">. </w:t>
      </w:r>
      <w:ins w:id="82" w:author="Author">
        <w:r w:rsidR="00722EC3">
          <w:t xml:space="preserve">The </w:t>
        </w:r>
      </w:ins>
      <w:r>
        <w:rPr>
          <w:b/>
          <w:bCs/>
        </w:rPr>
        <w:t>[Edit</w:t>
      </w:r>
      <w:r>
        <w:t xml:space="preserve"> </w:t>
      </w:r>
      <w:r>
        <w:rPr>
          <w:b/>
          <w:bCs/>
        </w:rPr>
        <w:t xml:space="preserve">Course] </w:t>
      </w:r>
      <w:r>
        <w:t>button</w:t>
      </w:r>
      <w:r w:rsidR="009D0E8E">
        <w:t xml:space="preserve"> in </w:t>
      </w:r>
      <w:ins w:id="83" w:author="Author">
        <w:r w:rsidR="00722EC3">
          <w:t xml:space="preserve">the </w:t>
        </w:r>
      </w:ins>
      <w:r w:rsidR="009D0E8E">
        <w:t xml:space="preserve">form </w:t>
      </w:r>
      <w:ins w:id="84" w:author="Author">
        <w:r w:rsidR="00DF3115">
          <w:t>should</w:t>
        </w:r>
      </w:ins>
      <w:del w:id="85" w:author="Author">
        <w:r w:rsidR="009D0E8E" w:rsidDel="00722EC3">
          <w:delText xml:space="preserve">the </w:delText>
        </w:r>
        <w:r w:rsidDel="00DF3115">
          <w:delText>must</w:delText>
        </w:r>
      </w:del>
      <w:r>
        <w:t xml:space="preserve"> be activated and</w:t>
      </w:r>
      <w:ins w:id="86" w:author="Author">
        <w:r w:rsidR="00722EC3">
          <w:t xml:space="preserve"> the</w:t>
        </w:r>
      </w:ins>
      <w:r>
        <w:t xml:space="preserve"> </w:t>
      </w:r>
      <w:r w:rsidRPr="005126E3">
        <w:rPr>
          <w:b/>
          <w:bCs/>
        </w:rPr>
        <w:t>[Add Course]</w:t>
      </w:r>
      <w:r>
        <w:t xml:space="preserve"> </w:t>
      </w:r>
      <w:ins w:id="87" w:author="Author">
        <w:r w:rsidR="00722EC3">
          <w:t xml:space="preserve">one </w:t>
        </w:r>
        <w:r w:rsidR="00DF3115">
          <w:t>should</w:t>
        </w:r>
      </w:ins>
      <w:del w:id="88" w:author="Author">
        <w:r w:rsidDel="00DF3115">
          <w:delText>must</w:delText>
        </w:r>
      </w:del>
      <w:r>
        <w:t xml:space="preserve"> be deactivated.</w:t>
      </w:r>
    </w:p>
    <w:p w14:paraId="6CEEB18F" w14:textId="3DE6168B" w:rsidR="005126E3" w:rsidRDefault="005126E3" w:rsidP="005126E3">
      <w:r>
        <w:t>After clicking the [</w:t>
      </w:r>
      <w:r>
        <w:rPr>
          <w:b/>
          <w:bCs/>
        </w:rPr>
        <w:t>Edit Course</w:t>
      </w:r>
      <w:r w:rsidRPr="00AB0D5E">
        <w:rPr>
          <w:b/>
          <w:bCs/>
        </w:rPr>
        <w:t xml:space="preserve">] </w:t>
      </w:r>
      <w:r>
        <w:t>button</w:t>
      </w:r>
      <w:r w:rsidR="009D0E8E">
        <w:t xml:space="preserve"> in the form</w:t>
      </w:r>
      <w:ins w:id="89" w:author="Author">
        <w:r w:rsidR="00722EC3">
          <w:t>,</w:t>
        </w:r>
      </w:ins>
      <w:r>
        <w:t xml:space="preserve"> you should send a </w:t>
      </w:r>
      <w:r>
        <w:rPr>
          <w:b/>
          <w:bCs/>
        </w:rPr>
        <w:t>PUT</w:t>
      </w:r>
      <w:r>
        <w:t xml:space="preserve"> request to the server to </w:t>
      </w:r>
      <w:r w:rsidRPr="00AB0D5E">
        <w:rPr>
          <w:b/>
          <w:bCs/>
        </w:rPr>
        <w:t xml:space="preserve">modify the </w:t>
      </w:r>
      <w:del w:id="90" w:author="Author">
        <w:r w:rsidDel="00A754E3">
          <w:rPr>
            <w:b/>
            <w:bCs/>
          </w:rPr>
          <w:delText>T</w:delText>
        </w:r>
      </w:del>
      <w:ins w:id="91" w:author="Author">
        <w:r w:rsidR="00A754E3">
          <w:rPr>
            <w:b/>
            <w:bCs/>
          </w:rPr>
          <w:t>t</w:t>
        </w:r>
      </w:ins>
      <w:r>
        <w:rPr>
          <w:b/>
          <w:bCs/>
        </w:rPr>
        <w:t xml:space="preserve">itle, </w:t>
      </w:r>
      <w:del w:id="92" w:author="Author">
        <w:r w:rsidDel="00A754E3">
          <w:rPr>
            <w:b/>
            <w:bCs/>
          </w:rPr>
          <w:delText>T</w:delText>
        </w:r>
      </w:del>
      <w:ins w:id="93" w:author="Author">
        <w:r w:rsidR="00A754E3">
          <w:rPr>
            <w:b/>
            <w:bCs/>
          </w:rPr>
          <w:t>t</w:t>
        </w:r>
      </w:ins>
      <w:r>
        <w:rPr>
          <w:b/>
          <w:bCs/>
        </w:rPr>
        <w:t xml:space="preserve">ype, </w:t>
      </w:r>
      <w:del w:id="94" w:author="Author">
        <w:r w:rsidDel="00722EC3">
          <w:rPr>
            <w:b/>
            <w:bCs/>
          </w:rPr>
          <w:delText>D</w:delText>
        </w:r>
      </w:del>
      <w:ins w:id="95" w:author="Author">
        <w:r w:rsidR="00722EC3">
          <w:rPr>
            <w:b/>
            <w:bCs/>
          </w:rPr>
          <w:t>d</w:t>
        </w:r>
      </w:ins>
      <w:r>
        <w:rPr>
          <w:b/>
          <w:bCs/>
        </w:rPr>
        <w:t>escription</w:t>
      </w:r>
      <w:ins w:id="96" w:author="Author">
        <w:r w:rsidR="00722EC3">
          <w:rPr>
            <w:b/>
            <w:bCs/>
          </w:rPr>
          <w:t>,</w:t>
        </w:r>
      </w:ins>
      <w:r>
        <w:rPr>
          <w:b/>
          <w:bCs/>
        </w:rPr>
        <w:t xml:space="preserve"> and </w:t>
      </w:r>
      <w:ins w:id="97" w:author="Author">
        <w:r w:rsidR="00DF3115">
          <w:rPr>
            <w:b/>
            <w:bCs/>
          </w:rPr>
          <w:t xml:space="preserve">the </w:t>
        </w:r>
      </w:ins>
      <w:del w:id="98" w:author="Author">
        <w:r w:rsidDel="00722EC3">
          <w:rPr>
            <w:b/>
            <w:bCs/>
          </w:rPr>
          <w:delText>T</w:delText>
        </w:r>
      </w:del>
      <w:ins w:id="99" w:author="Author">
        <w:r w:rsidR="00722EC3">
          <w:rPr>
            <w:b/>
            <w:bCs/>
          </w:rPr>
          <w:t>t</w:t>
        </w:r>
      </w:ins>
      <w:r>
        <w:rPr>
          <w:b/>
          <w:bCs/>
        </w:rPr>
        <w:t>eacher</w:t>
      </w:r>
      <w:ins w:id="100" w:author="Author">
        <w:r w:rsidR="00722EC3">
          <w:rPr>
            <w:b/>
            <w:bCs/>
          </w:rPr>
          <w:t>’s name</w:t>
        </w:r>
      </w:ins>
      <w:r>
        <w:t xml:space="preserve"> of the changed item</w:t>
      </w:r>
      <w:ins w:id="101" w:author="Author">
        <w:r w:rsidR="00722EC3">
          <w:t>. A</w:t>
        </w:r>
      </w:ins>
      <w:del w:id="102" w:author="Author">
        <w:r w:rsidDel="00722EC3">
          <w:delText>, a</w:delText>
        </w:r>
      </w:del>
      <w:r>
        <w:t>fter the successful request</w:t>
      </w:r>
      <w:ins w:id="103" w:author="Author">
        <w:r w:rsidR="00722EC3">
          <w:t>,</w:t>
        </w:r>
      </w:ins>
      <w:r>
        <w:t xml:space="preserve"> you should </w:t>
      </w:r>
      <w:r w:rsidRPr="00AB0D5E">
        <w:rPr>
          <w:b/>
          <w:bCs/>
        </w:rPr>
        <w:t>fetch the items again</w:t>
      </w:r>
      <w:r>
        <w:t xml:space="preserve"> and see that </w:t>
      </w:r>
      <w:ins w:id="104" w:author="Author">
        <w:r w:rsidR="00722EC3">
          <w:t xml:space="preserve">the </w:t>
        </w:r>
      </w:ins>
      <w:r>
        <w:t>changes have been made. After that</w:t>
      </w:r>
      <w:ins w:id="105" w:author="Author">
        <w:r w:rsidR="00722EC3">
          <w:t>, the</w:t>
        </w:r>
      </w:ins>
      <w:r>
        <w:t xml:space="preserve"> </w:t>
      </w:r>
      <w:r>
        <w:rPr>
          <w:b/>
          <w:bCs/>
        </w:rPr>
        <w:t>[Edit</w:t>
      </w:r>
      <w:r>
        <w:t xml:space="preserve"> </w:t>
      </w:r>
      <w:r>
        <w:rPr>
          <w:b/>
          <w:bCs/>
        </w:rPr>
        <w:t xml:space="preserve">Course] </w:t>
      </w:r>
      <w:r>
        <w:t xml:space="preserve">button </w:t>
      </w:r>
      <w:del w:id="106" w:author="Author">
        <w:r w:rsidDel="00DF3115">
          <w:delText xml:space="preserve">must </w:delText>
        </w:r>
      </w:del>
      <w:ins w:id="107" w:author="Author">
        <w:r w:rsidR="00DF3115">
          <w:t>should</w:t>
        </w:r>
        <w:r w:rsidR="00DF3115">
          <w:t xml:space="preserve"> </w:t>
        </w:r>
      </w:ins>
      <w:r>
        <w:t xml:space="preserve">be deactivated and </w:t>
      </w:r>
      <w:ins w:id="108" w:author="Author">
        <w:r w:rsidR="00722EC3">
          <w:t xml:space="preserve">the </w:t>
        </w:r>
      </w:ins>
      <w:r w:rsidRPr="005126E3">
        <w:rPr>
          <w:b/>
          <w:bCs/>
        </w:rPr>
        <w:t>[Add Course]</w:t>
      </w:r>
      <w:r>
        <w:t xml:space="preserve"> </w:t>
      </w:r>
      <w:ins w:id="109" w:author="Author">
        <w:r w:rsidR="00722EC3">
          <w:t xml:space="preserve">one </w:t>
        </w:r>
      </w:ins>
      <w:del w:id="110" w:author="Author">
        <w:r w:rsidDel="00DF3115">
          <w:delText xml:space="preserve">must </w:delText>
        </w:r>
      </w:del>
      <w:ins w:id="111" w:author="Author">
        <w:r w:rsidR="00DF3115">
          <w:t>should</w:t>
        </w:r>
        <w:r w:rsidR="00DF3115">
          <w:t xml:space="preserve"> </w:t>
        </w:r>
      </w:ins>
      <w:r>
        <w:t>be activated.</w:t>
      </w:r>
    </w:p>
    <w:p w14:paraId="5019969D" w14:textId="513C35F2" w:rsidR="005126E3" w:rsidRDefault="005126E3" w:rsidP="005126E3">
      <w:r>
        <w:rPr>
          <w:noProof/>
        </w:rPr>
        <w:lastRenderedPageBreak/>
        <w:drawing>
          <wp:inline distT="0" distB="0" distL="0" distR="0" wp14:anchorId="0DEE5CCF" wp14:editId="320EB203">
            <wp:extent cx="6626225" cy="4862195"/>
            <wp:effectExtent l="0" t="0" r="3175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71B0" w14:textId="47482D38" w:rsidR="00827E1C" w:rsidRDefault="005126E3" w:rsidP="00827E1C">
      <w:pPr>
        <w:pStyle w:val="Heading2"/>
        <w:numPr>
          <w:ilvl w:val="0"/>
          <w:numId w:val="0"/>
        </w:numPr>
        <w:ind w:left="360" w:hanging="360"/>
      </w:pPr>
      <w:r>
        <w:t>Finish</w:t>
      </w:r>
      <w:r w:rsidR="00827E1C">
        <w:t xml:space="preserve"> </w:t>
      </w:r>
      <w:ins w:id="112" w:author="Author">
        <w:r w:rsidR="00722EC3">
          <w:t xml:space="preserve">a </w:t>
        </w:r>
      </w:ins>
      <w:r>
        <w:t>Course</w:t>
      </w:r>
    </w:p>
    <w:p w14:paraId="19AB895C" w14:textId="167FBBB0" w:rsidR="00AB0D5E" w:rsidRPr="0088053A" w:rsidRDefault="005126E3" w:rsidP="0088053A">
      <w:r>
        <w:t>Clicking the</w:t>
      </w:r>
      <w:r w:rsidRPr="0088053A">
        <w:rPr>
          <w:b/>
          <w:bCs/>
        </w:rPr>
        <w:t xml:space="preserve"> [</w:t>
      </w:r>
      <w:r>
        <w:rPr>
          <w:b/>
          <w:bCs/>
        </w:rPr>
        <w:t>Finish Course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DELETE</w:t>
      </w:r>
      <w:r>
        <w:t xml:space="preserve"> request to the server and remove the item from your local database. After you've removed it successfully, </w:t>
      </w:r>
      <w:r w:rsidRPr="0088053A">
        <w:rPr>
          <w:b/>
          <w:bCs/>
        </w:rPr>
        <w:t>fetch</w:t>
      </w:r>
      <w:r>
        <w:t xml:space="preserve"> the items </w:t>
      </w:r>
      <w:r w:rsidRPr="0088053A">
        <w:rPr>
          <w:b/>
          <w:bCs/>
        </w:rPr>
        <w:t>again</w:t>
      </w:r>
      <w:r>
        <w:t>.</w:t>
      </w:r>
    </w:p>
    <w:p w14:paraId="0452263E" w14:textId="77777777" w:rsidR="00827E1C" w:rsidRDefault="00827E1C" w:rsidP="00827E1C">
      <w:pPr>
        <w:pStyle w:val="Heading2"/>
        <w:numPr>
          <w:ilvl w:val="0"/>
          <w:numId w:val="0"/>
        </w:numPr>
        <w:ind w:left="360" w:hanging="360"/>
      </w:pPr>
      <w:r>
        <w:t>Submitting Your Solution</w:t>
      </w:r>
    </w:p>
    <w:p w14:paraId="5E91B8F7" w14:textId="545FAF70" w:rsidR="00827E1C" w:rsidRDefault="00722EC3" w:rsidP="00827E1C">
      <w:ins w:id="113" w:author="Author">
        <w:r>
          <w:t>Select the content of your working folder (the given resources).</w:t>
        </w:r>
      </w:ins>
      <w:del w:id="114" w:author="Author">
        <w:r w:rsidR="00827E1C" w:rsidDel="00722EC3">
          <w:delText xml:space="preserve">Place in a </w:delText>
        </w:r>
        <w:r w:rsidR="00827E1C" w:rsidDel="00722EC3">
          <w:rPr>
            <w:b/>
          </w:rPr>
          <w:delText>ZIP</w:delText>
        </w:r>
        <w:r w:rsidR="00827E1C" w:rsidDel="00722EC3">
          <w:delText xml:space="preserve"> file the content of the given resources including your solution.</w:delText>
        </w:r>
      </w:del>
      <w:r w:rsidR="00827E1C">
        <w:t xml:space="preserve"> Exclude the </w:t>
      </w:r>
      <w:proofErr w:type="spellStart"/>
      <w:r w:rsidR="00827E1C" w:rsidRPr="00DF3115">
        <w:rPr>
          <w:b/>
          <w:bCs/>
          <w:i/>
          <w:iCs/>
          <w:rPrChange w:id="115" w:author="Author">
            <w:rPr>
              <w:rStyle w:val="CodeChar"/>
            </w:rPr>
          </w:rPrChange>
        </w:rPr>
        <w:t>node_modules</w:t>
      </w:r>
      <w:proofErr w:type="spellEnd"/>
      <w:r w:rsidR="00827E1C">
        <w:t xml:space="preserve"> &amp; </w:t>
      </w:r>
      <w:r w:rsidR="00827E1C" w:rsidRPr="00DF3115">
        <w:rPr>
          <w:b/>
          <w:bCs/>
          <w:i/>
          <w:iCs/>
          <w:rPrChange w:id="116" w:author="Author">
            <w:rPr>
              <w:rStyle w:val="CodeChar"/>
            </w:rPr>
          </w:rPrChange>
        </w:rPr>
        <w:t>tests</w:t>
      </w:r>
      <w:r w:rsidR="00827E1C">
        <w:t xml:space="preserve"> folders.</w:t>
      </w:r>
      <w:ins w:id="117" w:author="Author">
        <w:r>
          <w:t xml:space="preserve"> Archive the rest into a </w:t>
        </w:r>
        <w:r w:rsidRPr="00DF3115">
          <w:rPr>
            <w:b/>
            <w:bCs/>
            <w:rPrChange w:id="118" w:author="Author">
              <w:rPr/>
            </w:rPrChange>
          </w:rPr>
          <w:t>ZIP</w:t>
        </w:r>
        <w:r>
          <w:t xml:space="preserve"> file and u</w:t>
        </w:r>
      </w:ins>
      <w:del w:id="119" w:author="Author">
        <w:r w:rsidR="00827E1C" w:rsidDel="00722EC3">
          <w:delText xml:space="preserve"> U</w:delText>
        </w:r>
      </w:del>
      <w:r w:rsidR="00827E1C">
        <w:t>pload the archive to Judge.</w:t>
      </w:r>
    </w:p>
    <w:p w14:paraId="1771CE86" w14:textId="77777777" w:rsidR="00827E1C" w:rsidRDefault="00827E1C" w:rsidP="00827E1C">
      <w:r w:rsidRPr="002D4E27">
        <w:rPr>
          <w:noProof/>
          <w:lang w:val="bg-BG" w:eastAsia="bg-BG"/>
        </w:rPr>
        <w:lastRenderedPageBreak/>
        <w:drawing>
          <wp:inline distT="0" distB="0" distL="0" distR="0" wp14:anchorId="3B3C2CF6" wp14:editId="0E95A0B4">
            <wp:extent cx="6547468" cy="3718284"/>
            <wp:effectExtent l="133350" t="114300" r="101600" b="149225"/>
            <wp:docPr id="14" name="Картина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2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4276" cy="37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0CA8A6" w14:textId="77777777" w:rsidR="00827E1C" w:rsidRDefault="00827E1C" w:rsidP="00827E1C">
      <w:r w:rsidRPr="00951129">
        <w:rPr>
          <w:noProof/>
          <w:lang w:val="bg-BG" w:eastAsia="bg-BG"/>
        </w:rPr>
        <w:drawing>
          <wp:inline distT="0" distB="0" distL="0" distR="0" wp14:anchorId="1D42C9DF" wp14:editId="2647377F">
            <wp:extent cx="6474184" cy="3244229"/>
            <wp:effectExtent l="133350" t="114300" r="98425" b="127635"/>
            <wp:docPr id="15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9775" cy="3282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AEA418" w14:textId="77777777" w:rsidR="00827E1C" w:rsidRDefault="00827E1C" w:rsidP="00827E1C">
      <w:r w:rsidRPr="00951129">
        <w:rPr>
          <w:noProof/>
          <w:lang w:val="bg-BG" w:eastAsia="bg-BG"/>
        </w:rPr>
        <w:lastRenderedPageBreak/>
        <w:drawing>
          <wp:inline distT="0" distB="0" distL="0" distR="0" wp14:anchorId="1528C18E" wp14:editId="579623D3">
            <wp:extent cx="6490086" cy="3165124"/>
            <wp:effectExtent l="114300" t="114300" r="82550" b="13081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1431" cy="3190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DA2AF8" w14:textId="77777777" w:rsidR="00827E1C" w:rsidRDefault="00827E1C" w:rsidP="00827E1C"/>
    <w:p w14:paraId="4EAF6ED8" w14:textId="77777777" w:rsidR="00827E1C" w:rsidRPr="00C97523" w:rsidRDefault="00827E1C" w:rsidP="00827E1C">
      <w:pPr>
        <w:rPr>
          <w:rFonts w:cstheme="minorHAnsi"/>
          <w:noProof/>
          <w:lang w:val="bg-BG"/>
        </w:rPr>
      </w:pPr>
    </w:p>
    <w:p w14:paraId="783AE775" w14:textId="77777777" w:rsidR="00827E1C" w:rsidRPr="00083DDD" w:rsidRDefault="00827E1C" w:rsidP="00083DDD"/>
    <w:sectPr w:rsidR="00827E1C" w:rsidRPr="00083DDD" w:rsidSect="009060E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2" w:author="Author" w:initials="A">
    <w:p w14:paraId="7BFB826D" w14:textId="6B6CFEF3" w:rsidR="007F35DA" w:rsidRPr="007F35DA" w:rsidRDefault="007F35DA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 xml:space="preserve">Тук е добре да се опише, че бутонът </w:t>
      </w:r>
      <w:r>
        <w:t xml:space="preserve">Edit Course </w:t>
      </w:r>
      <w:r>
        <w:rPr>
          <w:lang w:val="bg-BG"/>
        </w:rPr>
        <w:t>е деактивиран в началото. И нека се махнат всякакви стилове от деактивираните бутони, като се минава с мишката отгоре. Сега само цветът се променя, иначе се държат като активни бутони.</w:t>
      </w:r>
    </w:p>
  </w:comment>
  <w:comment w:id="33" w:author="Author" w:initials="A">
    <w:p w14:paraId="518671E5" w14:textId="40EC9D2D" w:rsidR="007D0082" w:rsidRPr="007D0082" w:rsidRDefault="007D0082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>Трябва да се промени и в ресурсите, и на скрийншота.</w:t>
      </w:r>
    </w:p>
  </w:comment>
  <w:comment w:id="47" w:author="Author" w:initials="A">
    <w:p w14:paraId="00324650" w14:textId="2AF9F481" w:rsidR="00A754E3" w:rsidRPr="00A754E3" w:rsidRDefault="00A754E3">
      <w:pPr>
        <w:pStyle w:val="CommentText"/>
      </w:pPr>
      <w:r>
        <w:rPr>
          <w:rStyle w:val="CommentReference"/>
        </w:rPr>
        <w:annotationRef/>
      </w:r>
      <w:r>
        <w:rPr>
          <w:lang w:val="bg-BG"/>
        </w:rPr>
        <w:t xml:space="preserve">Според мен е малко объркващо, че се говори за </w:t>
      </w:r>
      <w:r>
        <w:t xml:space="preserve">title </w:t>
      </w:r>
      <w:r>
        <w:rPr>
          <w:lang w:val="bg-BG"/>
        </w:rPr>
        <w:t xml:space="preserve">и </w:t>
      </w:r>
      <w:r>
        <w:t xml:space="preserve">type, </w:t>
      </w:r>
      <w:r>
        <w:rPr>
          <w:lang w:val="bg-BG"/>
        </w:rPr>
        <w:t xml:space="preserve">а на страницата инпут полетата се казват </w:t>
      </w:r>
      <w:r>
        <w:t xml:space="preserve">Course Name </w:t>
      </w:r>
      <w:r>
        <w:rPr>
          <w:lang w:val="bg-BG"/>
        </w:rPr>
        <w:t xml:space="preserve">и </w:t>
      </w:r>
      <w:r>
        <w:t>Course Length.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BFB826D" w15:done="0"/>
  <w15:commentEx w15:paraId="518671E5" w15:done="0"/>
  <w15:commentEx w15:paraId="0032465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FB826D" w16cid:durableId="27CDBF5C"/>
  <w16cid:commentId w16cid:paraId="518671E5" w16cid:durableId="27CDAE2D"/>
  <w16cid:commentId w16cid:paraId="00324650" w16cid:durableId="27CDB87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AE2C1" w14:textId="77777777" w:rsidR="00FD41A1" w:rsidRDefault="00FD41A1">
      <w:pPr>
        <w:spacing w:before="0" w:after="0" w:line="240" w:lineRule="auto"/>
      </w:pPr>
      <w:r>
        <w:separator/>
      </w:r>
    </w:p>
  </w:endnote>
  <w:endnote w:type="continuationSeparator" w:id="0">
    <w:p w14:paraId="148B09FD" w14:textId="77777777" w:rsidR="00FD41A1" w:rsidRDefault="00FD41A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408CE" w14:textId="77777777" w:rsidR="008E663F" w:rsidRDefault="008E66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C930" w14:textId="54638FBE" w:rsidR="009060E2" w:rsidRPr="00310CD6" w:rsidRDefault="00310CD6" w:rsidP="00310CD6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E93F4" wp14:editId="48653EB9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31" name="Текстово 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C03B17" w14:textId="77777777" w:rsidR="00310CD6" w:rsidRPr="002C539D" w:rsidRDefault="00310CD6" w:rsidP="00310CD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E93F4" id="_x0000_t202" coordsize="21600,21600" o:spt="202" path="m,l,21600r21600,l21600,xe">
              <v:stroke joinstyle="miter"/>
              <v:path gradientshapeok="t" o:connecttype="rect"/>
            </v:shapetype>
            <v:shape id="Текстово поле 31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BC03B17" w14:textId="77777777" w:rsidR="00310CD6" w:rsidRPr="002C539D" w:rsidRDefault="00310CD6" w:rsidP="00310CD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EAE0A" wp14:editId="31BEE10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0" name="Текстово 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A7E395" w14:textId="77777777" w:rsidR="00310CD6" w:rsidRPr="002C539D" w:rsidRDefault="00310CD6" w:rsidP="00310CD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2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20"/>
                        <w:p w14:paraId="6BD29947" w14:textId="77777777" w:rsidR="00310CD6" w:rsidRPr="00596AA5" w:rsidRDefault="00310CD6" w:rsidP="00310CD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94F23F2" wp14:editId="3C22A4CD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19148E" wp14:editId="15365B6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15CA999" wp14:editId="3AE33B1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A5F638F" wp14:editId="787B3C3D">
                                <wp:extent cx="180000" cy="180000"/>
                                <wp:effectExtent l="0" t="0" r="0" b="0"/>
                                <wp:docPr id="24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AC2E174" wp14:editId="114FEB32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1FE9EA7" wp14:editId="60193D1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88B32" wp14:editId="5110C4B8">
                                <wp:extent cx="180000" cy="180000"/>
                                <wp:effectExtent l="0" t="0" r="0" b="0"/>
                                <wp:docPr id="25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B57B298" wp14:editId="3E6B2C56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090C525" wp14:editId="3CE7F77B">
                                <wp:extent cx="180000" cy="180000"/>
                                <wp:effectExtent l="0" t="0" r="0" b="0"/>
                                <wp:docPr id="26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EAE0A" id="Текстово поле 30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8A7E395" w14:textId="77777777" w:rsidR="00310CD6" w:rsidRPr="002C539D" w:rsidRDefault="00310CD6" w:rsidP="00310CD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6BD29947" w14:textId="77777777" w:rsidR="00310CD6" w:rsidRPr="00596AA5" w:rsidRDefault="00310CD6" w:rsidP="00310CD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94F23F2" wp14:editId="3C22A4CD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19148E" wp14:editId="15365B6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5CA999" wp14:editId="3AE33B1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A5F638F" wp14:editId="787B3C3D">
                          <wp:extent cx="180000" cy="180000"/>
                          <wp:effectExtent l="0" t="0" r="0" b="0"/>
                          <wp:docPr id="24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AC2E174" wp14:editId="114FEB32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FE9EA7" wp14:editId="60193D1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88B32" wp14:editId="5110C4B8">
                          <wp:extent cx="180000" cy="180000"/>
                          <wp:effectExtent l="0" t="0" r="0" b="0"/>
                          <wp:docPr id="25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B57B298" wp14:editId="3E6B2C56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090C525" wp14:editId="3CE7F77B">
                          <wp:extent cx="180000" cy="180000"/>
                          <wp:effectExtent l="0" t="0" r="0" b="0"/>
                          <wp:docPr id="26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13A4E40" wp14:editId="44D8CD6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1778A87" wp14:editId="0DD68D5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8" name="Право съединени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4800CE" id="Право съединение 28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0A2F2A" wp14:editId="2C8336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Текстово 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0DF7C3" w14:textId="4B1E1B5C" w:rsidR="00310CD6" w:rsidRPr="00596AA5" w:rsidRDefault="00310CD6" w:rsidP="00310CD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3F68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B83F68" w:rsidRPr="00B83F68">
                              <w:rPr>
                                <w:noProof/>
                                <w:sz w:val="18"/>
                                <w:szCs w:val="18"/>
                              </w:rPr>
                              <w:t>5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0A2F2A" id="Текстово поле 2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A0DF7C3" w14:textId="4B1E1B5C" w:rsidR="00310CD6" w:rsidRPr="00596AA5" w:rsidRDefault="00310CD6" w:rsidP="00310CD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83F68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B83F68" w:rsidRPr="00B83F68">
                        <w:rPr>
                          <w:noProof/>
                          <w:sz w:val="18"/>
                          <w:szCs w:val="18"/>
                        </w:rPr>
                        <w:t>5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7C09E" w14:textId="77777777" w:rsidR="008E663F" w:rsidRDefault="008E66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1A4F1" w14:textId="77777777" w:rsidR="00FD41A1" w:rsidRDefault="00FD41A1">
      <w:pPr>
        <w:spacing w:before="0" w:after="0" w:line="240" w:lineRule="auto"/>
      </w:pPr>
      <w:r>
        <w:separator/>
      </w:r>
    </w:p>
  </w:footnote>
  <w:footnote w:type="continuationSeparator" w:id="0">
    <w:p w14:paraId="4EFC3DB0" w14:textId="77777777" w:rsidR="00FD41A1" w:rsidRDefault="00FD41A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E87B6" w14:textId="77777777" w:rsidR="008E663F" w:rsidRDefault="008E66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21104" w14:textId="77777777" w:rsidR="009060E2" w:rsidRDefault="009060E2" w:rsidP="009060E2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47B24" w14:textId="77777777" w:rsidR="008E663F" w:rsidRDefault="008E66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49D"/>
    <w:multiLevelType w:val="hybridMultilevel"/>
    <w:tmpl w:val="C51C580C"/>
    <w:lvl w:ilvl="0" w:tplc="A90A88A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9C38D4"/>
    <w:multiLevelType w:val="hybridMultilevel"/>
    <w:tmpl w:val="AAE6E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25A27"/>
    <w:multiLevelType w:val="hybridMultilevel"/>
    <w:tmpl w:val="5826359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E57AE1"/>
    <w:multiLevelType w:val="hybridMultilevel"/>
    <w:tmpl w:val="CD82A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772F69"/>
    <w:multiLevelType w:val="hybridMultilevel"/>
    <w:tmpl w:val="E4E6E6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090BD3"/>
    <w:multiLevelType w:val="hybridMultilevel"/>
    <w:tmpl w:val="53ECD9D6"/>
    <w:lvl w:ilvl="0" w:tplc="FA067FB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F4D06BA"/>
    <w:multiLevelType w:val="hybridMultilevel"/>
    <w:tmpl w:val="56825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90DBC"/>
    <w:multiLevelType w:val="hybridMultilevel"/>
    <w:tmpl w:val="90742E0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E7640"/>
    <w:multiLevelType w:val="hybridMultilevel"/>
    <w:tmpl w:val="A306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F2C71"/>
    <w:multiLevelType w:val="hybridMultilevel"/>
    <w:tmpl w:val="323447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803C7"/>
    <w:multiLevelType w:val="hybridMultilevel"/>
    <w:tmpl w:val="1F52E944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3" w15:restartNumberingAfterBreak="0">
    <w:nsid w:val="2E291DD5"/>
    <w:multiLevelType w:val="hybridMultilevel"/>
    <w:tmpl w:val="49CEC0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81660"/>
    <w:multiLevelType w:val="hybridMultilevel"/>
    <w:tmpl w:val="918C4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F6483"/>
    <w:multiLevelType w:val="hybridMultilevel"/>
    <w:tmpl w:val="54D04350"/>
    <w:lvl w:ilvl="0" w:tplc="4FB413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4939AE"/>
    <w:multiLevelType w:val="hybridMultilevel"/>
    <w:tmpl w:val="1E62FB9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856EA4"/>
    <w:multiLevelType w:val="hybridMultilevel"/>
    <w:tmpl w:val="920A2BF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3CCB02A4"/>
    <w:multiLevelType w:val="hybridMultilevel"/>
    <w:tmpl w:val="F8B83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F023C9"/>
    <w:multiLevelType w:val="hybridMultilevel"/>
    <w:tmpl w:val="427E70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615E21"/>
    <w:multiLevelType w:val="hybridMultilevel"/>
    <w:tmpl w:val="A9C8C83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A34CD7"/>
    <w:multiLevelType w:val="hybridMultilevel"/>
    <w:tmpl w:val="B874C63C"/>
    <w:lvl w:ilvl="0" w:tplc="F126C57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690F2D"/>
    <w:multiLevelType w:val="hybridMultilevel"/>
    <w:tmpl w:val="E20EBF7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A23CEE"/>
    <w:multiLevelType w:val="hybridMultilevel"/>
    <w:tmpl w:val="4808C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837A97"/>
    <w:multiLevelType w:val="hybridMultilevel"/>
    <w:tmpl w:val="2BBE98C4"/>
    <w:lvl w:ilvl="0" w:tplc="830030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2875B4"/>
    <w:multiLevelType w:val="hybridMultilevel"/>
    <w:tmpl w:val="4AC858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71740"/>
    <w:multiLevelType w:val="hybridMultilevel"/>
    <w:tmpl w:val="3E8CF0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73AC0"/>
    <w:multiLevelType w:val="hybridMultilevel"/>
    <w:tmpl w:val="1D9412F2"/>
    <w:lvl w:ilvl="0" w:tplc="CD863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B62AB"/>
    <w:multiLevelType w:val="hybridMultilevel"/>
    <w:tmpl w:val="43A474A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B9192B"/>
    <w:multiLevelType w:val="hybridMultilevel"/>
    <w:tmpl w:val="5902126C"/>
    <w:lvl w:ilvl="0" w:tplc="A23438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3422F3"/>
    <w:multiLevelType w:val="hybridMultilevel"/>
    <w:tmpl w:val="EEEC64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BA0D22"/>
    <w:multiLevelType w:val="hybridMultilevel"/>
    <w:tmpl w:val="FBD00F8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7F220E2D"/>
    <w:multiLevelType w:val="hybridMultilevel"/>
    <w:tmpl w:val="D7A8CF62"/>
    <w:lvl w:ilvl="0" w:tplc="0402000F">
      <w:start w:val="4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88543724">
    <w:abstractNumId w:val="5"/>
  </w:num>
  <w:num w:numId="2" w16cid:durableId="652828736">
    <w:abstractNumId w:val="18"/>
  </w:num>
  <w:num w:numId="3" w16cid:durableId="1616448420">
    <w:abstractNumId w:val="10"/>
  </w:num>
  <w:num w:numId="4" w16cid:durableId="423914346">
    <w:abstractNumId w:val="19"/>
  </w:num>
  <w:num w:numId="5" w16cid:durableId="564724556">
    <w:abstractNumId w:val="13"/>
  </w:num>
  <w:num w:numId="6" w16cid:durableId="9031010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08248956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84256656">
    <w:abstractNumId w:val="27"/>
  </w:num>
  <w:num w:numId="9" w16cid:durableId="459230746">
    <w:abstractNumId w:val="33"/>
  </w:num>
  <w:num w:numId="10" w16cid:durableId="1264412727">
    <w:abstractNumId w:val="35"/>
  </w:num>
  <w:num w:numId="11" w16cid:durableId="1305232426">
    <w:abstractNumId w:val="1"/>
  </w:num>
  <w:num w:numId="12" w16cid:durableId="2121879099">
    <w:abstractNumId w:val="14"/>
  </w:num>
  <w:num w:numId="13" w16cid:durableId="803934964">
    <w:abstractNumId w:val="22"/>
  </w:num>
  <w:num w:numId="14" w16cid:durableId="1808545038">
    <w:abstractNumId w:val="30"/>
  </w:num>
  <w:num w:numId="15" w16cid:durableId="1414275076">
    <w:abstractNumId w:val="16"/>
  </w:num>
  <w:num w:numId="16" w16cid:durableId="436290954">
    <w:abstractNumId w:val="7"/>
  </w:num>
  <w:num w:numId="17" w16cid:durableId="1314329231">
    <w:abstractNumId w:val="32"/>
  </w:num>
  <w:num w:numId="18" w16cid:durableId="946355748">
    <w:abstractNumId w:val="0"/>
  </w:num>
  <w:num w:numId="19" w16cid:durableId="1760787722">
    <w:abstractNumId w:val="31"/>
  </w:num>
  <w:num w:numId="20" w16cid:durableId="409697774">
    <w:abstractNumId w:val="3"/>
  </w:num>
  <w:num w:numId="21" w16cid:durableId="630944531">
    <w:abstractNumId w:val="17"/>
  </w:num>
  <w:num w:numId="22" w16cid:durableId="909265716">
    <w:abstractNumId w:val="2"/>
  </w:num>
  <w:num w:numId="23" w16cid:durableId="1384721251">
    <w:abstractNumId w:val="21"/>
  </w:num>
  <w:num w:numId="24" w16cid:durableId="1836874907">
    <w:abstractNumId w:val="20"/>
  </w:num>
  <w:num w:numId="25" w16cid:durableId="1471171560">
    <w:abstractNumId w:val="23"/>
  </w:num>
  <w:num w:numId="26" w16cid:durableId="1953242481">
    <w:abstractNumId w:val="9"/>
  </w:num>
  <w:num w:numId="27" w16cid:durableId="1919822805">
    <w:abstractNumId w:val="28"/>
  </w:num>
  <w:num w:numId="28" w16cid:durableId="354161121">
    <w:abstractNumId w:val="34"/>
  </w:num>
  <w:num w:numId="29" w16cid:durableId="1435511734">
    <w:abstractNumId w:val="8"/>
  </w:num>
  <w:num w:numId="30" w16cid:durableId="1604919078">
    <w:abstractNumId w:val="6"/>
  </w:num>
  <w:num w:numId="31" w16cid:durableId="1693409646">
    <w:abstractNumId w:val="24"/>
  </w:num>
  <w:num w:numId="32" w16cid:durableId="50229933">
    <w:abstractNumId w:val="4"/>
  </w:num>
  <w:num w:numId="33" w16cid:durableId="1855682473">
    <w:abstractNumId w:val="26"/>
  </w:num>
  <w:num w:numId="34" w16cid:durableId="802575198">
    <w:abstractNumId w:val="15"/>
  </w:num>
  <w:num w:numId="35" w16cid:durableId="1115517655">
    <w:abstractNumId w:val="29"/>
  </w:num>
  <w:num w:numId="36" w16cid:durableId="291179194">
    <w:abstractNumId w:val="12"/>
  </w:num>
  <w:num w:numId="37" w16cid:durableId="433790142">
    <w:abstractNumId w:val="5"/>
  </w:num>
  <w:num w:numId="38" w16cid:durableId="724792170">
    <w:abstractNumId w:val="5"/>
  </w:num>
  <w:num w:numId="39" w16cid:durableId="1131484576">
    <w:abstractNumId w:val="5"/>
  </w:num>
  <w:num w:numId="40" w16cid:durableId="1910918919">
    <w:abstractNumId w:val="25"/>
  </w:num>
  <w:num w:numId="41" w16cid:durableId="1751972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oNotDisplayPageBoundaries/>
  <w:proofState w:spelling="clean" w:grammar="clean"/>
  <w:trackRevision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yNDIzMTIyMjZV0lEKTi0uzszPAykwrwUA9lzcKCwAAAA="/>
  </w:docVars>
  <w:rsids>
    <w:rsidRoot w:val="00E626DA"/>
    <w:rsid w:val="00002AB7"/>
    <w:rsid w:val="000250CB"/>
    <w:rsid w:val="00025320"/>
    <w:rsid w:val="00026D8A"/>
    <w:rsid w:val="00033BD7"/>
    <w:rsid w:val="00037B18"/>
    <w:rsid w:val="000758C6"/>
    <w:rsid w:val="00083DDD"/>
    <w:rsid w:val="00087159"/>
    <w:rsid w:val="000A3468"/>
    <w:rsid w:val="000B7BC3"/>
    <w:rsid w:val="000C113D"/>
    <w:rsid w:val="000D4B37"/>
    <w:rsid w:val="000F0E40"/>
    <w:rsid w:val="00104F96"/>
    <w:rsid w:val="00113FD5"/>
    <w:rsid w:val="00126682"/>
    <w:rsid w:val="00141520"/>
    <w:rsid w:val="0014656F"/>
    <w:rsid w:val="00152BBF"/>
    <w:rsid w:val="0016649F"/>
    <w:rsid w:val="00182A80"/>
    <w:rsid w:val="00183801"/>
    <w:rsid w:val="00187D99"/>
    <w:rsid w:val="001A3B09"/>
    <w:rsid w:val="001A5226"/>
    <w:rsid w:val="001A71FF"/>
    <w:rsid w:val="001B25A9"/>
    <w:rsid w:val="001B334E"/>
    <w:rsid w:val="001B5C3C"/>
    <w:rsid w:val="001D169C"/>
    <w:rsid w:val="001F3AA6"/>
    <w:rsid w:val="001F4891"/>
    <w:rsid w:val="001F5CA8"/>
    <w:rsid w:val="00230928"/>
    <w:rsid w:val="00241A73"/>
    <w:rsid w:val="00241BA2"/>
    <w:rsid w:val="00247FCD"/>
    <w:rsid w:val="00260353"/>
    <w:rsid w:val="00264779"/>
    <w:rsid w:val="002944E5"/>
    <w:rsid w:val="002A0620"/>
    <w:rsid w:val="002A6CE1"/>
    <w:rsid w:val="002C637A"/>
    <w:rsid w:val="002D15C4"/>
    <w:rsid w:val="002D7377"/>
    <w:rsid w:val="002E0E9B"/>
    <w:rsid w:val="002F2619"/>
    <w:rsid w:val="002F364B"/>
    <w:rsid w:val="00300A96"/>
    <w:rsid w:val="00310CD6"/>
    <w:rsid w:val="00317771"/>
    <w:rsid w:val="00322B37"/>
    <w:rsid w:val="00324874"/>
    <w:rsid w:val="003278F1"/>
    <w:rsid w:val="00333C50"/>
    <w:rsid w:val="00335755"/>
    <w:rsid w:val="00337D6B"/>
    <w:rsid w:val="00357E39"/>
    <w:rsid w:val="00373190"/>
    <w:rsid w:val="003B74B0"/>
    <w:rsid w:val="003C2610"/>
    <w:rsid w:val="00431518"/>
    <w:rsid w:val="00433931"/>
    <w:rsid w:val="0044218E"/>
    <w:rsid w:val="00451911"/>
    <w:rsid w:val="00460357"/>
    <w:rsid w:val="0046542D"/>
    <w:rsid w:val="00493A17"/>
    <w:rsid w:val="004956FB"/>
    <w:rsid w:val="004B0E0A"/>
    <w:rsid w:val="004D6F30"/>
    <w:rsid w:val="004F71C2"/>
    <w:rsid w:val="00504B9F"/>
    <w:rsid w:val="00511AF9"/>
    <w:rsid w:val="005126E3"/>
    <w:rsid w:val="00512EEA"/>
    <w:rsid w:val="00523D0D"/>
    <w:rsid w:val="00531C9E"/>
    <w:rsid w:val="00561359"/>
    <w:rsid w:val="00574A0B"/>
    <w:rsid w:val="00597ACA"/>
    <w:rsid w:val="005A6B7F"/>
    <w:rsid w:val="005C59BD"/>
    <w:rsid w:val="005D0BC7"/>
    <w:rsid w:val="005E0413"/>
    <w:rsid w:val="005E0964"/>
    <w:rsid w:val="005E6CB0"/>
    <w:rsid w:val="005F5B07"/>
    <w:rsid w:val="00601B21"/>
    <w:rsid w:val="00606B33"/>
    <w:rsid w:val="00624231"/>
    <w:rsid w:val="00631C04"/>
    <w:rsid w:val="0063435C"/>
    <w:rsid w:val="00635766"/>
    <w:rsid w:val="006535D5"/>
    <w:rsid w:val="00654882"/>
    <w:rsid w:val="006874A4"/>
    <w:rsid w:val="00697002"/>
    <w:rsid w:val="006A1248"/>
    <w:rsid w:val="006A2AE1"/>
    <w:rsid w:val="006A4189"/>
    <w:rsid w:val="006A5BBE"/>
    <w:rsid w:val="006A5E4E"/>
    <w:rsid w:val="006B61EB"/>
    <w:rsid w:val="006C0262"/>
    <w:rsid w:val="006D3315"/>
    <w:rsid w:val="006F68D5"/>
    <w:rsid w:val="00704652"/>
    <w:rsid w:val="00712921"/>
    <w:rsid w:val="00722EC3"/>
    <w:rsid w:val="00724F85"/>
    <w:rsid w:val="00725ADA"/>
    <w:rsid w:val="007312A8"/>
    <w:rsid w:val="00734A99"/>
    <w:rsid w:val="00753B55"/>
    <w:rsid w:val="00772B48"/>
    <w:rsid w:val="0079745F"/>
    <w:rsid w:val="007C1380"/>
    <w:rsid w:val="007C5FEA"/>
    <w:rsid w:val="007D0082"/>
    <w:rsid w:val="007E582E"/>
    <w:rsid w:val="007F1A97"/>
    <w:rsid w:val="007F24CD"/>
    <w:rsid w:val="007F2A26"/>
    <w:rsid w:val="007F35DA"/>
    <w:rsid w:val="0080195B"/>
    <w:rsid w:val="0080207A"/>
    <w:rsid w:val="008058D6"/>
    <w:rsid w:val="00807ADB"/>
    <w:rsid w:val="00807CAE"/>
    <w:rsid w:val="008262AE"/>
    <w:rsid w:val="00827E1C"/>
    <w:rsid w:val="00866740"/>
    <w:rsid w:val="008703D1"/>
    <w:rsid w:val="0088053A"/>
    <w:rsid w:val="00883FC4"/>
    <w:rsid w:val="008A6AD8"/>
    <w:rsid w:val="008C69C0"/>
    <w:rsid w:val="008D6222"/>
    <w:rsid w:val="008E663F"/>
    <w:rsid w:val="009060E2"/>
    <w:rsid w:val="0091382F"/>
    <w:rsid w:val="00945FC2"/>
    <w:rsid w:val="00954D40"/>
    <w:rsid w:val="0096606E"/>
    <w:rsid w:val="00980BB9"/>
    <w:rsid w:val="009817F5"/>
    <w:rsid w:val="00987DB3"/>
    <w:rsid w:val="00990303"/>
    <w:rsid w:val="009C276A"/>
    <w:rsid w:val="009D0E8E"/>
    <w:rsid w:val="009D20E1"/>
    <w:rsid w:val="009D6D90"/>
    <w:rsid w:val="009E2207"/>
    <w:rsid w:val="009F1D11"/>
    <w:rsid w:val="00A017BA"/>
    <w:rsid w:val="00A06C8F"/>
    <w:rsid w:val="00A264E4"/>
    <w:rsid w:val="00A26A04"/>
    <w:rsid w:val="00A3186B"/>
    <w:rsid w:val="00A37432"/>
    <w:rsid w:val="00A4217F"/>
    <w:rsid w:val="00A5030C"/>
    <w:rsid w:val="00A54B95"/>
    <w:rsid w:val="00A60228"/>
    <w:rsid w:val="00A754E3"/>
    <w:rsid w:val="00A845EF"/>
    <w:rsid w:val="00A92152"/>
    <w:rsid w:val="00AB0D5E"/>
    <w:rsid w:val="00AE26BA"/>
    <w:rsid w:val="00AE5CA8"/>
    <w:rsid w:val="00AF2BEC"/>
    <w:rsid w:val="00AF36E3"/>
    <w:rsid w:val="00B4473D"/>
    <w:rsid w:val="00B519AA"/>
    <w:rsid w:val="00B56534"/>
    <w:rsid w:val="00B60F31"/>
    <w:rsid w:val="00B80EA0"/>
    <w:rsid w:val="00B81D43"/>
    <w:rsid w:val="00B83F68"/>
    <w:rsid w:val="00B977BC"/>
    <w:rsid w:val="00BA0136"/>
    <w:rsid w:val="00BA720B"/>
    <w:rsid w:val="00BB4807"/>
    <w:rsid w:val="00BC184C"/>
    <w:rsid w:val="00BC4893"/>
    <w:rsid w:val="00BD0B89"/>
    <w:rsid w:val="00BE64F8"/>
    <w:rsid w:val="00C06973"/>
    <w:rsid w:val="00C1252E"/>
    <w:rsid w:val="00C13402"/>
    <w:rsid w:val="00C37B38"/>
    <w:rsid w:val="00C578E7"/>
    <w:rsid w:val="00C57A57"/>
    <w:rsid w:val="00C60522"/>
    <w:rsid w:val="00C63E70"/>
    <w:rsid w:val="00C74763"/>
    <w:rsid w:val="00CA4832"/>
    <w:rsid w:val="00CA62ED"/>
    <w:rsid w:val="00CA69A5"/>
    <w:rsid w:val="00D042D3"/>
    <w:rsid w:val="00D0520A"/>
    <w:rsid w:val="00D3086C"/>
    <w:rsid w:val="00D3321A"/>
    <w:rsid w:val="00D36808"/>
    <w:rsid w:val="00D44929"/>
    <w:rsid w:val="00D77D11"/>
    <w:rsid w:val="00D863BC"/>
    <w:rsid w:val="00DA1717"/>
    <w:rsid w:val="00DA2167"/>
    <w:rsid w:val="00DA6065"/>
    <w:rsid w:val="00DC6680"/>
    <w:rsid w:val="00DE1C3F"/>
    <w:rsid w:val="00DF3115"/>
    <w:rsid w:val="00E01A1E"/>
    <w:rsid w:val="00E1170F"/>
    <w:rsid w:val="00E124BE"/>
    <w:rsid w:val="00E14CB8"/>
    <w:rsid w:val="00E242C9"/>
    <w:rsid w:val="00E46034"/>
    <w:rsid w:val="00E570FB"/>
    <w:rsid w:val="00E626DA"/>
    <w:rsid w:val="00E632BB"/>
    <w:rsid w:val="00E64D26"/>
    <w:rsid w:val="00E77819"/>
    <w:rsid w:val="00EB20C2"/>
    <w:rsid w:val="00EB3E4A"/>
    <w:rsid w:val="00EC1D80"/>
    <w:rsid w:val="00ED0766"/>
    <w:rsid w:val="00ED3F1A"/>
    <w:rsid w:val="00ED41B7"/>
    <w:rsid w:val="00EE0111"/>
    <w:rsid w:val="00EE34F7"/>
    <w:rsid w:val="00F16FB1"/>
    <w:rsid w:val="00F30139"/>
    <w:rsid w:val="00F43C3A"/>
    <w:rsid w:val="00F54664"/>
    <w:rsid w:val="00F64413"/>
    <w:rsid w:val="00F70437"/>
    <w:rsid w:val="00F72EF7"/>
    <w:rsid w:val="00F75FC3"/>
    <w:rsid w:val="00F93B92"/>
    <w:rsid w:val="00FA69AD"/>
    <w:rsid w:val="00FB47D8"/>
    <w:rsid w:val="00FB6D8F"/>
    <w:rsid w:val="00FC2703"/>
    <w:rsid w:val="00FC7661"/>
    <w:rsid w:val="00FD41A1"/>
    <w:rsid w:val="00FE1CC7"/>
    <w:rsid w:val="00FE3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AAE88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6DA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26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626DA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26DA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6D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626DA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626DA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6D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6DA"/>
    <w:rPr>
      <w:lang w:val="en-US"/>
    </w:rPr>
  </w:style>
  <w:style w:type="character" w:styleId="Hyperlink">
    <w:name w:val="Hyperlink"/>
    <w:basedOn w:val="DefaultParagraphFont"/>
    <w:uiPriority w:val="99"/>
    <w:unhideWhenUsed/>
    <w:rsid w:val="00E626DA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E626D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E626DA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E626DA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E626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62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626D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626DA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26D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6DA"/>
    <w:rPr>
      <w:rFonts w:ascii="Segoe UI" w:hAnsi="Segoe UI" w:cs="Segoe UI"/>
      <w:sz w:val="18"/>
      <w:szCs w:val="18"/>
      <w:lang w:val="en-US"/>
    </w:rPr>
  </w:style>
  <w:style w:type="character" w:styleId="Strong">
    <w:name w:val="Strong"/>
    <w:basedOn w:val="DefaultParagraphFont"/>
    <w:uiPriority w:val="22"/>
    <w:qFormat/>
    <w:rsid w:val="00E1170F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2E0E9B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883FC4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nternetLink">
    <w:name w:val="Internet Link"/>
    <w:basedOn w:val="DefaultParagraphFont"/>
    <w:uiPriority w:val="99"/>
    <w:unhideWhenUsed/>
    <w:rsid w:val="005D0BC7"/>
    <w:rPr>
      <w:color w:val="0563C1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C57A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534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7D0082"/>
    <w:pPr>
      <w:spacing w:after="0" w:line="240" w:lineRule="auto"/>
    </w:pPr>
    <w:rPr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7D008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D008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D0082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00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0082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openxmlformats.org/officeDocument/2006/relationships/comments" Target="comments.xml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30/jsonstore/tasks/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://localhost:3030/jsonstore/tasks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00.png"/><Relationship Id="rId34" Type="http://schemas.openxmlformats.org/officeDocument/2006/relationships/image" Target="media/image1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5" Type="http://schemas.openxmlformats.org/officeDocument/2006/relationships/image" Target="media/image12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80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5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23" Type="http://schemas.openxmlformats.org/officeDocument/2006/relationships/image" Target="media/image11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30.png"/><Relationship Id="rId30" Type="http://schemas.openxmlformats.org/officeDocument/2006/relationships/image" Target="media/image14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73E04-32FC-432B-B6FA-2DAC97693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601</Words>
  <Characters>3429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2022-09-06T16:32:00Z</dcterms:created>
  <dcterms:modified xsi:type="dcterms:W3CDTF">2023-03-28T17:51:00Z</dcterms:modified>
</cp:coreProperties>
</file>