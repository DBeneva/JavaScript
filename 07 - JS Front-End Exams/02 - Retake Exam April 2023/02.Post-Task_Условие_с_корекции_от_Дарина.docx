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6DA77" w14:textId="36A0A4C2" w:rsidR="00EC7572" w:rsidRDefault="00EC7572" w:rsidP="00EA2288">
      <w:pPr>
        <w:pStyle w:val="Heading1"/>
        <w:jc w:val="center"/>
      </w:pPr>
      <w:r>
        <w:t xml:space="preserve">Problem </w:t>
      </w:r>
      <w:r w:rsidR="00690298">
        <w:t>2</w:t>
      </w:r>
      <w:r>
        <w:t xml:space="preserve">. </w:t>
      </w:r>
      <w:r w:rsidR="00EA2288">
        <w:t>Task Post</w:t>
      </w:r>
    </w:p>
    <w:p w14:paraId="7CD2ECAF" w14:textId="77777777" w:rsidR="00EA2288" w:rsidRPr="00EE5698" w:rsidRDefault="00EA2288" w:rsidP="00EA2288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2CEE465" w14:textId="77777777" w:rsidR="00EA2288" w:rsidRDefault="00EA2288" w:rsidP="00EA2288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61CC30C" w14:textId="77777777" w:rsidR="00EA2288" w:rsidRDefault="00EA2288" w:rsidP="00EA2288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68735A5B" w14:textId="77777777" w:rsidR="00EA2288" w:rsidRDefault="00EA2288" w:rsidP="00EA2288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C5E3B56" w14:textId="77777777" w:rsidR="00EA2288" w:rsidRDefault="00EA2288" w:rsidP="00EA2288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361729C2" w14:textId="533E9DD7" w:rsidR="00EA2288" w:rsidRDefault="00844F91" w:rsidP="00EA2288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ins w:id="0" w:author="Darina" w:date="2023-03-28T14:21:00Z">
        <w:r>
          <w:rPr>
            <w:noProof/>
          </w:rPr>
          <w:t>u</w:t>
        </w:r>
      </w:ins>
      <w:del w:id="1" w:author="Darina" w:date="2023-03-28T14:21:00Z">
        <w:r w:rsidR="00EA2288" w:rsidDel="00844F91">
          <w:rPr>
            <w:noProof/>
          </w:rPr>
          <w:delText>U</w:delText>
        </w:r>
      </w:del>
      <w:r w:rsidR="00EA2288">
        <w:rPr>
          <w:noProof/>
        </w:rPr>
        <w:t xml:space="preserve">sing the </w:t>
      </w:r>
      <w:r w:rsidR="00EA2288" w:rsidRPr="00C44D1E">
        <w:rPr>
          <w:b/>
          <w:bCs/>
          <w:noProof/>
        </w:rPr>
        <w:t>spread-operator</w:t>
      </w:r>
      <w:r w:rsidR="00EA2288">
        <w:rPr>
          <w:noProof/>
        </w:rPr>
        <w:t xml:space="preserve"> (</w:t>
      </w:r>
      <w:r w:rsidR="00EA2288"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 w:rsidR="00EA2288">
        <w:rPr>
          <w:noProof/>
        </w:rPr>
        <w:t xml:space="preserve">) to convert a </w:t>
      </w:r>
      <w:r w:rsidR="00EA2288" w:rsidRPr="00C44D1E">
        <w:rPr>
          <w:b/>
          <w:bCs/>
          <w:noProof/>
        </w:rPr>
        <w:t>NodeList</w:t>
      </w:r>
      <w:r w:rsidR="00EA2288">
        <w:rPr>
          <w:noProof/>
        </w:rPr>
        <w:t xml:space="preserve"> into an array</w:t>
      </w:r>
    </w:p>
    <w:p w14:paraId="31A9D750" w14:textId="70F256A0" w:rsidR="00EA2288" w:rsidRPr="00654882" w:rsidRDefault="00EA2288" w:rsidP="00EA2288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</w:t>
      </w:r>
      <w:del w:id="2" w:author="Darina" w:date="2023-03-28T14:21:00Z">
        <w:r w:rsidRPr="00516378" w:rsidDel="00844F91">
          <w:rPr>
            <w:rFonts w:cstheme="minorHAnsi"/>
            <w:noProof/>
          </w:rPr>
          <w:delText xml:space="preserve">in Judge </w:delText>
        </w:r>
      </w:del>
      <w:r w:rsidRPr="00516378">
        <w:rPr>
          <w:rFonts w:cstheme="minorHAnsi"/>
          <w:noProof/>
        </w:rPr>
        <w:t xml:space="preserve">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5BB5D7C0" w14:textId="77777777" w:rsidR="00EA2288" w:rsidRPr="00CD5F99" w:rsidRDefault="00EA2288" w:rsidP="00EA2288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6A22C9B9" w14:textId="77777777" w:rsidR="00EA2288" w:rsidRPr="004D0B17" w:rsidRDefault="00EA2288" w:rsidP="00EA2288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3A1AA67" w14:textId="77777777" w:rsidR="00EA2288" w:rsidRDefault="00EA2288" w:rsidP="00EA2288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7C131658" w14:textId="77777777" w:rsidR="00EA2288" w:rsidRPr="002E2A6C" w:rsidRDefault="00EA2288" w:rsidP="00EA2288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034D2183" w14:textId="0B343142" w:rsidR="00EA2288" w:rsidRPr="002E2A6C" w:rsidDel="00844F91" w:rsidRDefault="00EA2288" w:rsidP="00844F91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del w:id="3" w:author="Darina" w:date="2023-03-28T14:22:00Z"/>
          <w:b/>
          <w:bCs/>
          <w:noProof/>
        </w:rPr>
      </w:pPr>
      <w:r w:rsidRPr="00844F91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410B55AA" w14:textId="77777777" w:rsidR="00EA2288" w:rsidRPr="00844F91" w:rsidRDefault="00EA2288" w:rsidP="00844F91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del w:id="4" w:author="Darina" w:date="2023-03-28T14:21:00Z">
        <w:r w:rsidDel="00844F91">
          <w:rPr>
            <w:noProof/>
          </w:rPr>
          <w:delText xml:space="preserve">Always turn the collection into a </w:delText>
        </w:r>
        <w:r w:rsidRPr="00844F91" w:rsidDel="00844F91">
          <w:rPr>
            <w:b/>
            <w:bCs/>
            <w:noProof/>
          </w:rPr>
          <w:delText>JS array</w:delText>
        </w:r>
        <w:r w:rsidDel="00844F91">
          <w:rPr>
            <w:noProof/>
          </w:rPr>
          <w:delText xml:space="preserve"> </w:delText>
        </w:r>
        <w:r w:rsidRPr="00844F91" w:rsidDel="00844F91">
          <w:rPr>
            <w:noProof/>
            <w:lang w:val="bg-BG"/>
          </w:rPr>
          <w:delText>(</w:delText>
        </w:r>
        <w:r w:rsidDel="00844F91">
          <w:rPr>
            <w:noProof/>
          </w:rPr>
          <w:delText>forEach, forOf, et.)</w:delText>
        </w:r>
      </w:del>
    </w:p>
    <w:p w14:paraId="6AE221A4" w14:textId="77777777" w:rsidR="00EA2288" w:rsidRPr="005F5B07" w:rsidRDefault="00EA2288" w:rsidP="00EA2288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0FE8DC18" w14:textId="77777777" w:rsidR="00EC7572" w:rsidRPr="00A20808" w:rsidRDefault="00EC7572" w:rsidP="00EC7572">
      <w:pPr>
        <w:rPr>
          <w:rFonts w:eastAsia="Times New Roman" w:cs="Times New Roman"/>
          <w:b/>
          <w:bCs/>
          <w:color w:val="8F400B"/>
          <w:sz w:val="32"/>
        </w:rPr>
      </w:pPr>
      <w:r w:rsidRPr="00A20808">
        <w:rPr>
          <w:b/>
          <w:bCs/>
          <w:lang w:eastAsia="hi-IN"/>
        </w:rPr>
        <w:t>Use the provided skeleton to solve this problem.</w:t>
      </w:r>
    </w:p>
    <w:p w14:paraId="735049F3" w14:textId="1DECC3F9" w:rsidR="00EC7572" w:rsidRDefault="00EC7572" w:rsidP="00EC7572">
      <w:pPr>
        <w:rPr>
          <w:u w:val="single"/>
          <w:lang w:eastAsia="hi-IN"/>
        </w:rPr>
      </w:pPr>
      <w:r w:rsidRPr="00A20808">
        <w:rPr>
          <w:b/>
          <w:bCs/>
          <w:u w:val="single"/>
          <w:lang w:eastAsia="hi-IN"/>
        </w:rPr>
        <w:t>Note</w:t>
      </w:r>
      <w:r w:rsidRPr="00482FC0">
        <w:rPr>
          <w:u w:val="single"/>
          <w:lang w:eastAsia="hi-IN"/>
        </w:rPr>
        <w:t xml:space="preserve">: You </w:t>
      </w:r>
      <w:r w:rsidRPr="00A20808">
        <w:rPr>
          <w:b/>
          <w:bCs/>
          <w:u w:val="single"/>
          <w:lang w:eastAsia="hi-IN"/>
        </w:rPr>
        <w:t>can't</w:t>
      </w:r>
      <w:r w:rsidRPr="00482FC0">
        <w:rPr>
          <w:u w:val="single"/>
          <w:lang w:eastAsia="hi-IN"/>
        </w:rPr>
        <w:t xml:space="preserve"> and you have no permission to </w:t>
      </w:r>
      <w:r w:rsidRPr="00A20808">
        <w:rPr>
          <w:b/>
          <w:bCs/>
          <w:u w:val="single"/>
          <w:lang w:eastAsia="hi-IN"/>
        </w:rPr>
        <w:t>change</w:t>
      </w:r>
      <w:r w:rsidRPr="00482FC0">
        <w:rPr>
          <w:u w:val="single"/>
          <w:lang w:eastAsia="hi-IN"/>
        </w:rPr>
        <w:t xml:space="preserve"> directly the given </w:t>
      </w:r>
      <w:r w:rsidR="008D7147">
        <w:rPr>
          <w:u w:val="single"/>
          <w:lang w:eastAsia="hi-IN"/>
        </w:rPr>
        <w:t>HTML</w:t>
      </w:r>
      <w:r w:rsidRPr="00482FC0">
        <w:rPr>
          <w:u w:val="single"/>
          <w:lang w:eastAsia="hi-IN"/>
        </w:rPr>
        <w:t xml:space="preserve"> code (index.html file).</w:t>
      </w:r>
    </w:p>
    <w:p w14:paraId="6A31E92F" w14:textId="30223DF6" w:rsidR="00EC7572" w:rsidRDefault="00EC7572" w:rsidP="00EC7572">
      <w:commentRangeStart w:id="5"/>
      <w:del w:id="6" w:author="Darina" w:date="2023-03-28T14:23:00Z">
        <w:r w:rsidRPr="00A20808" w:rsidDel="00844F91">
          <w:rPr>
            <w:b/>
            <w:bCs/>
          </w:rPr>
          <w:delText>Write the missing JavaScript code</w:delText>
        </w:r>
        <w:r w:rsidRPr="00482FC0" w:rsidDel="00844F91">
          <w:delText xml:space="preserve"> to make the </w:delText>
        </w:r>
        <w:r w:rsidDel="00844F91">
          <w:delText xml:space="preserve"> </w:delText>
        </w:r>
        <w:r w:rsidRPr="00482FC0" w:rsidDel="00844F91">
          <w:delText>work as expected:</w:delText>
        </w:r>
        <w:commentRangeEnd w:id="5"/>
        <w:r w:rsidR="00844F91" w:rsidDel="00844F91">
          <w:rPr>
            <w:rStyle w:val="CommentReference"/>
          </w:rPr>
          <w:commentReference w:id="5"/>
        </w:r>
      </w:del>
    </w:p>
    <w:p w14:paraId="58C24B73" w14:textId="3E0A9B3A" w:rsidR="00A57CAC" w:rsidRDefault="00EA2288" w:rsidP="00A57CAC">
      <w:pPr>
        <w:spacing w:line="256" w:lineRule="auto"/>
        <w:rPr>
          <w:rFonts w:ascii="Calibri" w:eastAsia="Calibri" w:hAnsi="Calibri" w:cs="Times New Roman"/>
        </w:rPr>
      </w:pPr>
      <w:r w:rsidRPr="00EA2288">
        <w:rPr>
          <w:rFonts w:ascii="Calibri" w:eastAsia="Calibri" w:hAnsi="Calibri" w:cs="Times New Roman"/>
          <w:noProof/>
        </w:rPr>
        <w:drawing>
          <wp:inline distT="0" distB="0" distL="0" distR="0" wp14:anchorId="37F1C65B" wp14:editId="6318619C">
            <wp:extent cx="6626225" cy="3078480"/>
            <wp:effectExtent l="0" t="0" r="3175" b="7620"/>
            <wp:docPr id="12" name="Картина 12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669A" w14:textId="77777777" w:rsidR="00A57CAC" w:rsidRDefault="00A57CAC" w:rsidP="00A57CAC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05CDE409" w14:textId="5BDF2E3F" w:rsidR="00A57CAC" w:rsidRDefault="00A57CAC" w:rsidP="00A57CAC">
      <w:pPr>
        <w:spacing w:line="25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  <w:bCs/>
        </w:rPr>
        <w:t>Write the missing JavaScript code</w:t>
      </w:r>
      <w:r>
        <w:rPr>
          <w:rFonts w:ascii="Calibri" w:eastAsia="Calibri" w:hAnsi="Calibri" w:cs="Times New Roman"/>
        </w:rPr>
        <w:t xml:space="preserve"> to make the </w:t>
      </w:r>
      <w:r w:rsidR="00EA2288">
        <w:rPr>
          <w:rFonts w:ascii="Calibri" w:eastAsia="Calibri" w:hAnsi="Calibri" w:cs="Times New Roman"/>
          <w:b/>
        </w:rPr>
        <w:t>Task Post</w:t>
      </w:r>
      <w:r>
        <w:rPr>
          <w:rFonts w:ascii="Calibri" w:eastAsia="Calibri" w:hAnsi="Calibri" w:cs="Times New Roman"/>
        </w:rPr>
        <w:t xml:space="preserve"> work as expected:</w:t>
      </w:r>
    </w:p>
    <w:p w14:paraId="46B1E8B0" w14:textId="16E83EC3" w:rsidR="00A57CAC" w:rsidDel="00844F91" w:rsidRDefault="00A57CAC" w:rsidP="00A57CAC">
      <w:pPr>
        <w:spacing w:after="0"/>
        <w:ind w:left="720"/>
        <w:contextualSpacing/>
        <w:rPr>
          <w:del w:id="7" w:author="Darina" w:date="2023-03-28T14:25:00Z"/>
          <w:rFonts w:ascii="Calibri" w:eastAsia="Calibri" w:hAnsi="Calibri" w:cs="Times New Roman"/>
        </w:rPr>
      </w:pPr>
      <w:commentRangeStart w:id="8"/>
      <w:del w:id="9" w:author="Darina" w:date="2023-03-28T14:25:00Z">
        <w:r w:rsidDel="00844F91">
          <w:rPr>
            <w:rFonts w:ascii="Calibri" w:eastAsia="Calibri" w:hAnsi="Calibri" w:cs="Times New Roman"/>
          </w:rPr>
          <w:delText>All fields</w:delText>
        </w:r>
        <w:r w:rsidDel="00844F91">
          <w:rPr>
            <w:rFonts w:ascii="Calibri" w:eastAsia="Calibri" w:hAnsi="Calibri" w:cs="Times New Roman"/>
            <w:b/>
          </w:rPr>
          <w:delText xml:space="preserve"> (title, category, </w:delText>
        </w:r>
        <w:r w:rsidDel="00844F91">
          <w:rPr>
            <w:rFonts w:ascii="Calibri" w:eastAsia="Calibri" w:hAnsi="Calibri" w:cs="Times New Roman"/>
            <w:bCs/>
          </w:rPr>
          <w:delText>and</w:delText>
        </w:r>
        <w:r w:rsidDel="00844F91">
          <w:rPr>
            <w:rFonts w:ascii="Calibri" w:eastAsia="Calibri" w:hAnsi="Calibri" w:cs="Times New Roman"/>
            <w:b/>
          </w:rPr>
          <w:delText xml:space="preserve"> content)</w:delText>
        </w:r>
        <w:r w:rsidDel="00844F91">
          <w:rPr>
            <w:rFonts w:ascii="Calibri" w:eastAsia="Calibri" w:hAnsi="Calibri" w:cs="Times New Roman"/>
          </w:rPr>
          <w:delText xml:space="preserve"> are </w:delText>
        </w:r>
        <w:r w:rsidDel="00844F91">
          <w:rPr>
            <w:rFonts w:ascii="Calibri" w:eastAsia="Calibri" w:hAnsi="Calibri" w:cs="Times New Roman"/>
            <w:b/>
          </w:rPr>
          <w:delText>filled with the correct input</w:delText>
        </w:r>
      </w:del>
      <w:commentRangeEnd w:id="8"/>
      <w:r w:rsidR="00844F91">
        <w:rPr>
          <w:rStyle w:val="CommentReference"/>
        </w:rPr>
        <w:commentReference w:id="8"/>
      </w:r>
    </w:p>
    <w:p w14:paraId="3238835A" w14:textId="0C7A9C57" w:rsidR="00A57CAC" w:rsidRDefault="00A57CAC" w:rsidP="00A57CAC">
      <w:pPr>
        <w:numPr>
          <w:ilvl w:val="1"/>
          <w:numId w:val="29"/>
        </w:numPr>
        <w:spacing w:before="0" w:after="160"/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</w:rPr>
        <w:t xml:space="preserve">Title, category, </w:t>
      </w:r>
      <w:r>
        <w:rPr>
          <w:rFonts w:ascii="Calibri" w:eastAsia="Calibri" w:hAnsi="Calibri" w:cs="Times New Roman"/>
          <w:bCs/>
        </w:rPr>
        <w:t>and</w:t>
      </w:r>
      <w:r>
        <w:rPr>
          <w:rFonts w:ascii="Calibri" w:eastAsia="Calibri" w:hAnsi="Calibri" w:cs="Times New Roman"/>
          <w:b/>
        </w:rPr>
        <w:t xml:space="preserve"> content</w:t>
      </w:r>
      <w:r>
        <w:rPr>
          <w:rFonts w:ascii="Calibri" w:eastAsia="Calibri" w:hAnsi="Calibri" w:cs="Times New Roman"/>
        </w:rPr>
        <w:t xml:space="preserve"> </w:t>
      </w:r>
      <w:ins w:id="10" w:author="Darina" w:date="2023-03-28T14:24:00Z">
        <w:r w:rsidR="00844F91">
          <w:rPr>
            <w:rFonts w:ascii="Calibri" w:eastAsia="Calibri" w:hAnsi="Calibri" w:cs="Times New Roman"/>
          </w:rPr>
          <w:t>sho</w:t>
        </w:r>
      </w:ins>
      <w:ins w:id="11" w:author="Darina" w:date="2023-03-28T14:25:00Z">
        <w:r w:rsidR="00844F91">
          <w:rPr>
            <w:rFonts w:ascii="Calibri" w:eastAsia="Calibri" w:hAnsi="Calibri" w:cs="Times New Roman"/>
          </w:rPr>
          <w:t>uld be</w:t>
        </w:r>
      </w:ins>
      <w:del w:id="12" w:author="Darina" w:date="2023-03-28T14:25:00Z">
        <w:r w:rsidDel="00844F91">
          <w:rPr>
            <w:rFonts w:ascii="Calibri" w:eastAsia="Calibri" w:hAnsi="Calibri" w:cs="Times New Roman"/>
          </w:rPr>
          <w:delText>are</w:delText>
        </w:r>
      </w:del>
      <w:r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  <w:b/>
        </w:rPr>
        <w:t>non</w:t>
      </w:r>
      <w:r>
        <w:rPr>
          <w:rFonts w:ascii="Calibri" w:eastAsia="Calibri" w:hAnsi="Calibri" w:cs="Times New Roman"/>
        </w:rPr>
        <w:t>-</w:t>
      </w:r>
      <w:r>
        <w:rPr>
          <w:rFonts w:ascii="Calibri" w:eastAsia="Calibri" w:hAnsi="Calibri" w:cs="Times New Roman"/>
          <w:b/>
        </w:rPr>
        <w:t>empty</w:t>
      </w:r>
      <w:r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  <w:b/>
        </w:rPr>
        <w:t>strings</w:t>
      </w:r>
      <w:r>
        <w:rPr>
          <w:rFonts w:ascii="Calibri" w:eastAsia="Calibri" w:hAnsi="Calibri" w:cs="Times New Roman"/>
        </w:rPr>
        <w:t>. If any of them are empty, the program should not do anything.</w:t>
      </w:r>
    </w:p>
    <w:p w14:paraId="3D13DE40" w14:textId="77777777" w:rsidR="00A57CAC" w:rsidRDefault="00A57CAC" w:rsidP="00A57CAC">
      <w:pPr>
        <w:spacing w:after="0"/>
        <w:ind w:left="1440"/>
        <w:contextualSpacing/>
        <w:rPr>
          <w:rFonts w:ascii="Calibri" w:eastAsia="Calibri" w:hAnsi="Calibri" w:cs="Times New Roman"/>
        </w:rPr>
      </w:pPr>
    </w:p>
    <w:p w14:paraId="3E420CD3" w14:textId="0C4C4801" w:rsidR="00A57CAC" w:rsidRDefault="00A57CAC" w:rsidP="00A57CAC">
      <w:pPr>
        <w:pStyle w:val="ListParagraph"/>
        <w:keepNext/>
        <w:keepLines/>
        <w:numPr>
          <w:ilvl w:val="0"/>
          <w:numId w:val="30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lastRenderedPageBreak/>
        <w:t xml:space="preserve">Getting the information from the </w:t>
      </w:r>
      <w:r w:rsidR="00EF4C91">
        <w:rPr>
          <w:rFonts w:ascii="Calibri" w:eastAsia="Times New Roman" w:hAnsi="Calibri" w:cs="Times New Roman"/>
          <w:b/>
          <w:color w:val="7C380A"/>
          <w:sz w:val="36"/>
          <w:szCs w:val="36"/>
        </w:rPr>
        <w:t>task</w:t>
      </w:r>
    </w:p>
    <w:p w14:paraId="06F2D0C0" w14:textId="77777777" w:rsidR="00A57CAC" w:rsidRDefault="00A57CAC" w:rsidP="00A57CAC">
      <w:pPr>
        <w:shd w:val="clear" w:color="auto" w:fill="FFFFFF"/>
        <w:spacing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2C3EFDEA" w14:textId="008FC74A" w:rsidR="00A57CAC" w:rsidRDefault="00A57CAC" w:rsidP="00A57CAC">
      <w:pPr>
        <w:shd w:val="clear" w:color="auto" w:fill="FFFFFF"/>
        <w:spacing w:after="0"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  <w:r>
        <w:rPr>
          <w:rFonts w:ascii="Calibri" w:eastAsia="Calibri" w:hAnsi="Calibri" w:cs="Calibri"/>
          <w:color w:val="00000A"/>
          <w:lang w:val="en"/>
        </w:rPr>
        <w:t xml:space="preserve">When you click the </w:t>
      </w:r>
      <w:r>
        <w:rPr>
          <w:rFonts w:ascii="Calibri" w:eastAsia="Calibri" w:hAnsi="Calibri" w:cs="Calibri"/>
          <w:b/>
          <w:color w:val="00000A"/>
          <w:lang w:val="en"/>
        </w:rPr>
        <w:t>[</w:t>
      </w:r>
      <w:del w:id="13" w:author="Darina" w:date="2023-03-28T14:25:00Z">
        <w:r w:rsidDel="00844F91">
          <w:rPr>
            <w:rFonts w:ascii="Calibri" w:eastAsia="Calibri" w:hAnsi="Calibri" w:cs="Times New Roman"/>
            <w:b/>
            <w:bCs/>
            <w:noProof/>
            <w:color w:val="00000A"/>
          </w:rPr>
          <w:delText>"</w:delText>
        </w:r>
      </w:del>
      <w:r>
        <w:rPr>
          <w:rFonts w:ascii="Calibri" w:eastAsia="Calibri" w:hAnsi="Calibri" w:cs="Calibri"/>
          <w:b/>
          <w:noProof/>
          <w:color w:val="00000A"/>
        </w:rPr>
        <w:t>Publish</w:t>
      </w:r>
      <w:del w:id="14" w:author="Darina" w:date="2023-03-28T14:25:00Z">
        <w:r w:rsidDel="00844F91">
          <w:rPr>
            <w:rFonts w:ascii="Calibri" w:eastAsia="Calibri" w:hAnsi="Calibri" w:cs="Times New Roman"/>
            <w:b/>
            <w:bCs/>
            <w:noProof/>
            <w:color w:val="00000A"/>
          </w:rPr>
          <w:delText>"</w:delText>
        </w:r>
      </w:del>
      <w:r>
        <w:rPr>
          <w:rFonts w:ascii="Calibri" w:eastAsia="Calibri" w:hAnsi="Calibri" w:cs="Calibri"/>
          <w:b/>
          <w:noProof/>
          <w:color w:val="00000A"/>
        </w:rPr>
        <w:t>]</w:t>
      </w:r>
      <w:r>
        <w:rPr>
          <w:rFonts w:ascii="Calibri" w:eastAsia="Calibri" w:hAnsi="Calibri" w:cs="Times New Roman"/>
          <w:color w:val="00000A"/>
        </w:rPr>
        <w:t xml:space="preserve"> </w:t>
      </w:r>
      <w:r>
        <w:rPr>
          <w:rFonts w:ascii="Calibri" w:eastAsia="Calibri" w:hAnsi="Calibri" w:cs="Calibri"/>
          <w:color w:val="00000A"/>
          <w:lang w:val="en"/>
        </w:rPr>
        <w:t xml:space="preserve">button, the information from the input fields must be added </w:t>
      </w:r>
      <w:r>
        <w:rPr>
          <w:rFonts w:ascii="Calibri" w:eastAsia="Calibri" w:hAnsi="Calibri" w:cs="Calibri"/>
          <w:color w:val="00000A"/>
        </w:rPr>
        <w:t xml:space="preserve">to </w:t>
      </w:r>
      <w:r>
        <w:rPr>
          <w:rFonts w:ascii="Calibri" w:eastAsia="Calibri" w:hAnsi="Calibri" w:cs="Calibri"/>
          <w:color w:val="00000A"/>
          <w:lang w:val="en"/>
        </w:rPr>
        <w:t xml:space="preserve">the </w:t>
      </w:r>
      <w:ins w:id="15" w:author="Darina" w:date="2023-03-28T14:26:00Z">
        <w:r w:rsidR="00844F91" w:rsidRPr="00844F91">
          <w:rPr>
            <w:rStyle w:val="CodeChar"/>
            <w:rPrChange w:id="16" w:author="Darina" w:date="2023-03-28T14:26:00Z">
              <w:rPr>
                <w:rFonts w:ascii="Calibri" w:eastAsia="Calibri" w:hAnsi="Calibri" w:cs="Calibri"/>
                <w:color w:val="00000A"/>
              </w:rPr>
            </w:rPrChange>
          </w:rPr>
          <w:t>&lt;</w:t>
        </w:r>
      </w:ins>
      <w:r w:rsidRPr="00844F91">
        <w:rPr>
          <w:rStyle w:val="CodeChar"/>
          <w:rPrChange w:id="17" w:author="Darina" w:date="2023-03-28T14:26:00Z">
            <w:rPr>
              <w:rFonts w:ascii="Calibri" w:eastAsia="Calibri" w:hAnsi="Calibri" w:cs="Calibri"/>
              <w:b/>
              <w:color w:val="00000A"/>
            </w:rPr>
          </w:rPrChange>
        </w:rPr>
        <w:t>ul</w:t>
      </w:r>
      <w:ins w:id="18" w:author="Darina" w:date="2023-03-28T14:26:00Z">
        <w:r w:rsidR="00844F91" w:rsidRPr="00844F91">
          <w:rPr>
            <w:rStyle w:val="CodeChar"/>
            <w:rPrChange w:id="19" w:author="Darina" w:date="2023-03-28T14:26:00Z">
              <w:rPr>
                <w:rFonts w:ascii="Calibri" w:eastAsia="Calibri" w:hAnsi="Calibri" w:cs="Calibri"/>
                <w:b/>
                <w:color w:val="00000A"/>
              </w:rPr>
            </w:rPrChange>
          </w:rPr>
          <w:t>&gt;</w:t>
        </w:r>
      </w:ins>
      <w:r>
        <w:rPr>
          <w:rFonts w:ascii="Calibri" w:eastAsia="Calibri" w:hAnsi="Calibri" w:cs="Calibri"/>
          <w:color w:val="00000A"/>
        </w:rPr>
        <w:t xml:space="preserve"> with the </w:t>
      </w:r>
      <w:r w:rsidRPr="00844F91">
        <w:rPr>
          <w:rStyle w:val="CodeChar"/>
          <w:rPrChange w:id="20" w:author="Darina" w:date="2023-03-28T14:26:00Z">
            <w:rPr>
              <w:rFonts w:ascii="Calibri" w:eastAsia="Calibri" w:hAnsi="Calibri" w:cs="Calibri"/>
              <w:b/>
              <w:color w:val="00000A"/>
              <w:lang w:val="en"/>
            </w:rPr>
          </w:rPrChange>
        </w:rPr>
        <w:t>id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 w:rsidRPr="00844F91">
        <w:rPr>
          <w:rStyle w:val="CodeChar"/>
          <w:rPrChange w:id="21" w:author="Darina" w:date="2023-03-28T14:26:00Z">
            <w:rPr>
              <w:rFonts w:ascii="Calibri" w:eastAsia="Calibri" w:hAnsi="Calibri" w:cs="Times New Roman"/>
              <w:b/>
              <w:bCs/>
              <w:noProof/>
              <w:color w:val="00000A"/>
            </w:rPr>
          </w:rPrChange>
        </w:rPr>
        <w:t>"review-list"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>
        <w:rPr>
          <w:rFonts w:ascii="Calibri" w:eastAsia="Calibri" w:hAnsi="Calibri" w:cs="Calibri"/>
          <w:color w:val="00000A"/>
        </w:rPr>
        <w:t xml:space="preserve">and </w:t>
      </w:r>
      <w:r>
        <w:rPr>
          <w:rFonts w:ascii="Calibri" w:eastAsia="Calibri" w:hAnsi="Calibri" w:cs="Calibri"/>
          <w:b/>
          <w:color w:val="00000A"/>
        </w:rPr>
        <w:t>the</w:t>
      </w:r>
      <w:del w:id="22" w:author="Darina" w:date="2023-03-28T14:27:00Z">
        <w:r w:rsidDel="00844F91">
          <w:rPr>
            <w:rFonts w:ascii="Calibri" w:eastAsia="Calibri" w:hAnsi="Calibri" w:cs="Calibri"/>
            <w:b/>
            <w:color w:val="00000A"/>
          </w:rPr>
          <w:delText>n clear</w:delText>
        </w:r>
      </w:del>
      <w:r>
        <w:rPr>
          <w:rFonts w:ascii="Calibri" w:eastAsia="Calibri" w:hAnsi="Calibri" w:cs="Calibri"/>
          <w:b/>
          <w:color w:val="00000A"/>
        </w:rPr>
        <w:t xml:space="preserve"> input fields</w:t>
      </w:r>
      <w:ins w:id="23" w:author="Darina" w:date="2023-03-28T14:27:00Z">
        <w:r w:rsidR="00844F91">
          <w:rPr>
            <w:rFonts w:ascii="Calibri" w:eastAsia="Calibri" w:hAnsi="Calibri" w:cs="Calibri"/>
            <w:b/>
            <w:color w:val="00000A"/>
          </w:rPr>
          <w:t xml:space="preserve"> should be cleared</w:t>
        </w:r>
      </w:ins>
      <w:r>
        <w:rPr>
          <w:rFonts w:ascii="Calibri" w:eastAsia="Calibri" w:hAnsi="Calibri" w:cs="Calibri"/>
          <w:color w:val="00000A"/>
        </w:rPr>
        <w:t>.</w:t>
      </w:r>
      <w:del w:id="24" w:author="Darina" w:date="2023-03-28T14:26:00Z">
        <w:r w:rsidDel="00844F91">
          <w:rPr>
            <w:rFonts w:ascii="Calibri" w:eastAsia="Calibri" w:hAnsi="Calibri" w:cs="Calibri"/>
            <w:color w:val="00000A"/>
            <w:lang w:val="en"/>
          </w:rPr>
          <w:delText xml:space="preserve">    </w:delText>
        </w:r>
      </w:del>
    </w:p>
    <w:p w14:paraId="15E027ED" w14:textId="13592C29" w:rsidR="00A57CAC" w:rsidRDefault="00A57CAC" w:rsidP="00A57CAC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  <w:r>
        <w:rPr>
          <w:rFonts w:ascii="Calibri" w:eastAsia="Calibri" w:hAnsi="Calibri" w:cs="Calibri"/>
          <w:lang w:val="en"/>
        </w:rPr>
        <w:t>The HTML structure</w:t>
      </w:r>
      <w:ins w:id="25" w:author="Darina" w:date="2023-03-28T14:27:00Z">
        <w:r w:rsidR="00844F91">
          <w:rPr>
            <w:rFonts w:ascii="Calibri" w:eastAsia="Calibri" w:hAnsi="Calibri" w:cs="Calibri"/>
            <w:lang w:val="en"/>
          </w:rPr>
          <w:t xml:space="preserve"> should</w:t>
        </w:r>
      </w:ins>
      <w:r>
        <w:rPr>
          <w:rFonts w:ascii="Calibri" w:eastAsia="Calibri" w:hAnsi="Calibri" w:cs="Calibri"/>
          <w:lang w:val="en"/>
        </w:rPr>
        <w:t xml:space="preserve"> look</w:t>
      </w:r>
      <w:del w:id="26" w:author="Darina" w:date="2023-03-28T14:27:00Z">
        <w:r w:rsidDel="00844F91">
          <w:rPr>
            <w:rFonts w:ascii="Calibri" w:eastAsia="Calibri" w:hAnsi="Calibri" w:cs="Calibri"/>
            <w:lang w:val="en"/>
          </w:rPr>
          <w:delText>s</w:delText>
        </w:r>
      </w:del>
      <w:r>
        <w:rPr>
          <w:rFonts w:ascii="Calibri" w:eastAsia="Calibri" w:hAnsi="Calibri" w:cs="Calibri"/>
          <w:lang w:val="en"/>
        </w:rPr>
        <w:t xml:space="preserve"> like this:</w:t>
      </w:r>
    </w:p>
    <w:p w14:paraId="67E22454" w14:textId="39B4DDC3" w:rsidR="00A57CAC" w:rsidRPr="00767D5D" w:rsidRDefault="00767D5D" w:rsidP="00767D5D">
      <w:pPr>
        <w:spacing w:line="256" w:lineRule="auto"/>
        <w:jc w:val="center"/>
        <w:rPr>
          <w:rFonts w:ascii="Calibri" w:eastAsia="Calibri" w:hAnsi="Calibri" w:cs="Calibri"/>
          <w:noProof/>
          <w:lang w:val="bg-BG" w:eastAsia="bg-BG"/>
        </w:rPr>
      </w:pPr>
      <w:r>
        <w:rPr>
          <w:noProof/>
        </w:rPr>
        <w:drawing>
          <wp:inline distT="0" distB="0" distL="0" distR="0" wp14:anchorId="6AAC5E60" wp14:editId="0F77A333">
            <wp:extent cx="5478780" cy="2853281"/>
            <wp:effectExtent l="0" t="0" r="7620" b="4445"/>
            <wp:docPr id="28" name="Картина 2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4370" cy="285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B797" w14:textId="3D89DD46" w:rsidR="00A57CAC" w:rsidRPr="00767D5D" w:rsidRDefault="00767D5D" w:rsidP="00767D5D">
      <w:pPr>
        <w:spacing w:line="256" w:lineRule="auto"/>
        <w:rPr>
          <w:rFonts w:ascii="Calibri" w:eastAsia="Calibri" w:hAnsi="Calibri" w:cs="Calibri"/>
          <w:lang w:val="en"/>
        </w:rPr>
      </w:pPr>
      <w:r w:rsidRPr="00767D5D">
        <w:rPr>
          <w:rFonts w:ascii="Calibri" w:eastAsia="Calibri" w:hAnsi="Calibri" w:cs="Calibri"/>
          <w:noProof/>
          <w:lang w:val="en"/>
        </w:rPr>
        <w:drawing>
          <wp:inline distT="0" distB="0" distL="0" distR="0" wp14:anchorId="6CFAA36A" wp14:editId="28F03FAE">
            <wp:extent cx="6626225" cy="3078480"/>
            <wp:effectExtent l="0" t="0" r="3175" b="7620"/>
            <wp:docPr id="26" name="Картина 26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D5C7" w14:textId="24C78650" w:rsidR="00A57CAC" w:rsidRDefault="00A57CAC" w:rsidP="00A57CAC">
      <w:pPr>
        <w:pStyle w:val="Heading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 xml:space="preserve">Edit information for </w:t>
      </w:r>
      <w:r w:rsidR="00FA0BC6">
        <w:rPr>
          <w:sz w:val="36"/>
          <w:szCs w:val="28"/>
        </w:rPr>
        <w:t>task</w:t>
      </w:r>
    </w:p>
    <w:p w14:paraId="4DD6F66E" w14:textId="5075A750" w:rsidR="00A57CAC" w:rsidRDefault="00A57CAC" w:rsidP="00A57CAC">
      <w:pPr>
        <w:pStyle w:val="ListParagraph"/>
        <w:spacing w:before="240" w:after="240"/>
      </w:pPr>
      <w:r>
        <w:t xml:space="preserve">When the </w:t>
      </w:r>
      <w:r>
        <w:rPr>
          <w:b/>
          <w:bCs/>
        </w:rPr>
        <w:t>[</w:t>
      </w:r>
      <w:del w:id="27" w:author="Darina" w:date="2023-03-28T14:27:00Z">
        <w:r w:rsidDel="00844F91">
          <w:rPr>
            <w:b/>
            <w:bCs/>
          </w:rPr>
          <w:delText>"</w:delText>
        </w:r>
      </w:del>
      <w:r>
        <w:rPr>
          <w:b/>
          <w:bCs/>
        </w:rPr>
        <w:t>Edit</w:t>
      </w:r>
      <w:del w:id="28" w:author="Darina" w:date="2023-03-28T14:27:00Z">
        <w:r w:rsidDel="00844F91">
          <w:rPr>
            <w:b/>
            <w:bCs/>
          </w:rPr>
          <w:delText>"</w:delText>
        </w:r>
      </w:del>
      <w:r>
        <w:rPr>
          <w:b/>
          <w:bCs/>
        </w:rPr>
        <w:t>]</w:t>
      </w:r>
      <w:r>
        <w:t xml:space="preserve"> button is clicked, the information from the post must be sent to the input</w:t>
      </w:r>
      <w:del w:id="29" w:author="Darina" w:date="2023-03-28T14:28:00Z">
        <w:r w:rsidR="00767D5D" w:rsidDel="00844F91">
          <w:delText>'</w:delText>
        </w:r>
        <w:r w:rsidDel="00844F91">
          <w:delText>s</w:delText>
        </w:r>
      </w:del>
      <w:r>
        <w:t xml:space="preserve"> fields </w:t>
      </w:r>
      <w:ins w:id="30" w:author="Darina" w:date="2023-03-28T14:28:00Z">
        <w:r w:rsidR="00844F91">
          <w:t xml:space="preserve">on the left side </w:t>
        </w:r>
      </w:ins>
      <w:r>
        <w:t xml:space="preserve">and the record should be deleted from the </w:t>
      </w:r>
      <w:ins w:id="31" w:author="Darina" w:date="2023-03-28T14:28:00Z">
        <w:r w:rsidR="00844F91" w:rsidRPr="00844F91">
          <w:rPr>
            <w:rStyle w:val="CodeChar"/>
            <w:rPrChange w:id="32" w:author="Darina" w:date="2023-03-28T14:28:00Z">
              <w:rPr/>
            </w:rPrChange>
          </w:rPr>
          <w:t>&lt;</w:t>
        </w:r>
      </w:ins>
      <w:r w:rsidRPr="00844F91">
        <w:rPr>
          <w:rStyle w:val="CodeChar"/>
          <w:rPrChange w:id="33" w:author="Darina" w:date="2023-03-28T14:28:00Z">
            <w:rPr>
              <w:b/>
              <w:bCs/>
            </w:rPr>
          </w:rPrChange>
        </w:rPr>
        <w:t>ul</w:t>
      </w:r>
      <w:ins w:id="34" w:author="Darina" w:date="2023-03-28T14:28:00Z">
        <w:r w:rsidR="00844F91" w:rsidRPr="00844F91">
          <w:rPr>
            <w:rStyle w:val="CodeChar"/>
            <w:rPrChange w:id="35" w:author="Darina" w:date="2023-03-28T14:28:00Z">
              <w:rPr>
                <w:b/>
                <w:bCs/>
              </w:rPr>
            </w:rPrChange>
          </w:rPr>
          <w:t>&gt;</w:t>
        </w:r>
      </w:ins>
      <w:r>
        <w:t xml:space="preserve"> </w:t>
      </w:r>
      <w:r w:rsidRPr="00844F91">
        <w:rPr>
          <w:rStyle w:val="CodeChar"/>
          <w:rPrChange w:id="36" w:author="Darina" w:date="2023-03-28T14:28:00Z">
            <w:rPr>
              <w:rFonts w:ascii="Calibri" w:eastAsia="Calibri" w:hAnsi="Calibri" w:cs="Times New Roman"/>
              <w:b/>
              <w:bCs/>
              <w:noProof/>
            </w:rPr>
          </w:rPrChange>
        </w:rPr>
        <w:t>"review-list"</w:t>
      </w:r>
      <w:r>
        <w:t xml:space="preserve">. </w:t>
      </w:r>
    </w:p>
    <w:p w14:paraId="4AB8AA35" w14:textId="19CE3AE2" w:rsidR="00A57CAC" w:rsidRDefault="00767D5D" w:rsidP="00A57CAC">
      <w:r w:rsidRPr="00767D5D">
        <w:rPr>
          <w:noProof/>
        </w:rPr>
        <w:lastRenderedPageBreak/>
        <w:drawing>
          <wp:inline distT="0" distB="0" distL="0" distR="0" wp14:anchorId="17B5B4AA" wp14:editId="142F36A9">
            <wp:extent cx="6626225" cy="3078480"/>
            <wp:effectExtent l="0" t="0" r="3175" b="7620"/>
            <wp:docPr id="29" name="Картина 29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артина 29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CAC">
        <w:rPr>
          <w:noProof/>
        </w:rPr>
        <w:t xml:space="preserve"> </w:t>
      </w:r>
    </w:p>
    <w:p w14:paraId="2966A1B3" w14:textId="34B279A3" w:rsidR="00A57CAC" w:rsidRDefault="00A57CAC" w:rsidP="00A57CAC">
      <w:pPr>
        <w:pStyle w:val="ListParagraph"/>
        <w:spacing w:before="240" w:after="240"/>
      </w:pPr>
      <w:r>
        <w:t>After editing the information</w:t>
      </w:r>
      <w:ins w:id="37" w:author="Darina" w:date="2023-03-28T14:29:00Z">
        <w:r w:rsidR="00844F91">
          <w:t>,</w:t>
        </w:r>
      </w:ins>
      <w:r>
        <w:t xml:space="preserve"> </w:t>
      </w:r>
      <w:del w:id="38" w:author="Darina" w:date="2023-03-28T14:29:00Z">
        <w:r w:rsidDel="00844F91">
          <w:delText xml:space="preserve">make </w:delText>
        </w:r>
      </w:del>
      <w:ins w:id="39" w:author="Darina" w:date="2023-03-28T14:29:00Z">
        <w:r w:rsidR="00844F91">
          <w:t>add</w:t>
        </w:r>
        <w:r w:rsidR="00844F91">
          <w:t xml:space="preserve"> </w:t>
        </w:r>
      </w:ins>
      <w:r>
        <w:t xml:space="preserve">a new </w:t>
      </w:r>
      <w:ins w:id="40" w:author="Darina" w:date="2023-03-28T14:29:00Z">
        <w:r w:rsidR="00844F91">
          <w:t>item</w:t>
        </w:r>
      </w:ins>
      <w:del w:id="41" w:author="Darina" w:date="2023-03-28T14:29:00Z">
        <w:r w:rsidDel="00844F91">
          <w:delText>record</w:delText>
        </w:r>
      </w:del>
      <w:r>
        <w:t xml:space="preserve"> to the </w:t>
      </w:r>
      <w:ins w:id="42" w:author="Darina" w:date="2023-03-28T14:29:00Z">
        <w:r w:rsidR="00844F91" w:rsidRPr="00844F91">
          <w:rPr>
            <w:rStyle w:val="CodeChar"/>
            <w:rPrChange w:id="43" w:author="Darina" w:date="2023-03-28T14:29:00Z">
              <w:rPr/>
            </w:rPrChange>
          </w:rPr>
          <w:t>&lt;</w:t>
        </w:r>
      </w:ins>
      <w:r w:rsidRPr="00844F91">
        <w:rPr>
          <w:rStyle w:val="CodeChar"/>
          <w:rPrChange w:id="44" w:author="Darina" w:date="2023-03-28T14:29:00Z">
            <w:rPr>
              <w:b/>
              <w:bCs/>
            </w:rPr>
          </w:rPrChange>
        </w:rPr>
        <w:t>ul</w:t>
      </w:r>
      <w:ins w:id="45" w:author="Darina" w:date="2023-03-28T14:29:00Z">
        <w:r w:rsidR="00844F91" w:rsidRPr="00844F91">
          <w:rPr>
            <w:rStyle w:val="CodeChar"/>
            <w:rPrChange w:id="46" w:author="Darina" w:date="2023-03-28T14:29:00Z">
              <w:rPr>
                <w:b/>
                <w:bCs/>
              </w:rPr>
            </w:rPrChange>
          </w:rPr>
          <w:t>&gt;</w:t>
        </w:r>
      </w:ins>
      <w:r>
        <w:t xml:space="preserve"> with </w:t>
      </w:r>
      <w:ins w:id="47" w:author="Darina" w:date="2023-03-28T14:29:00Z">
        <w:r w:rsidR="00844F91">
          <w:t xml:space="preserve">the </w:t>
        </w:r>
      </w:ins>
      <w:r>
        <w:t>updated information.</w:t>
      </w:r>
    </w:p>
    <w:p w14:paraId="400FCCA6" w14:textId="341DC36D" w:rsidR="00A57CAC" w:rsidRDefault="00767D5D" w:rsidP="00767D5D">
      <w:r w:rsidRPr="00767D5D">
        <w:rPr>
          <w:noProof/>
        </w:rPr>
        <w:drawing>
          <wp:inline distT="0" distB="0" distL="0" distR="0" wp14:anchorId="213C20A9" wp14:editId="1EE436F9">
            <wp:extent cx="6626225" cy="3078480"/>
            <wp:effectExtent l="0" t="0" r="3175" b="7620"/>
            <wp:docPr id="30" name="Картина 30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CAC">
        <w:rPr>
          <w:noProof/>
        </w:rPr>
        <w:t xml:space="preserve"> </w:t>
      </w:r>
    </w:p>
    <w:p w14:paraId="392AE4D5" w14:textId="0E1C0B98" w:rsidR="00A57CAC" w:rsidRDefault="00540A86" w:rsidP="00A57CAC">
      <w:pPr>
        <w:pStyle w:val="Heading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>Post Task</w:t>
      </w:r>
    </w:p>
    <w:p w14:paraId="3D9981C4" w14:textId="14A3314F" w:rsidR="00A57CAC" w:rsidRDefault="00A57CAC" w:rsidP="00A57CAC">
      <w:pPr>
        <w:pStyle w:val="ListParagraph"/>
        <w:spacing w:before="240" w:after="240"/>
      </w:pPr>
      <w:r>
        <w:t xml:space="preserve">When you click the </w:t>
      </w:r>
      <w:r w:rsidRPr="00844F91">
        <w:rPr>
          <w:b/>
          <w:bCs/>
          <w:rPrChange w:id="48" w:author="Darina" w:date="2023-03-28T14:30:00Z">
            <w:rPr>
              <w:rFonts w:ascii="Consolas" w:hAnsi="Consolas"/>
              <w:b/>
              <w:bCs/>
            </w:rPr>
          </w:rPrChange>
        </w:rPr>
        <w:t>[</w:t>
      </w:r>
      <w:del w:id="49" w:author="Darina" w:date="2023-03-28T14:29:00Z">
        <w:r w:rsidRPr="00844F91" w:rsidDel="00844F91">
          <w:rPr>
            <w:b/>
            <w:bCs/>
            <w:rPrChange w:id="50" w:author="Darina" w:date="2023-03-28T14:30:00Z">
              <w:rPr>
                <w:rFonts w:ascii="Consolas" w:hAnsi="Consolas"/>
                <w:b/>
                <w:bCs/>
              </w:rPr>
            </w:rPrChange>
          </w:rPr>
          <w:delText>"</w:delText>
        </w:r>
      </w:del>
      <w:r w:rsidR="00767D5D" w:rsidRPr="00844F91">
        <w:rPr>
          <w:b/>
          <w:bCs/>
          <w:rPrChange w:id="51" w:author="Darina" w:date="2023-03-28T14:30:00Z">
            <w:rPr>
              <w:rFonts w:ascii="Consolas" w:hAnsi="Consolas"/>
              <w:b/>
              <w:bCs/>
            </w:rPr>
          </w:rPrChange>
        </w:rPr>
        <w:t>Post</w:t>
      </w:r>
      <w:del w:id="52" w:author="Darina" w:date="2023-03-28T14:29:00Z">
        <w:r w:rsidRPr="00844F91" w:rsidDel="00844F91">
          <w:rPr>
            <w:b/>
            <w:bCs/>
            <w:rPrChange w:id="53" w:author="Darina" w:date="2023-03-28T14:30:00Z">
              <w:rPr>
                <w:rFonts w:ascii="Consolas" w:hAnsi="Consolas"/>
                <w:b/>
                <w:bCs/>
              </w:rPr>
            </w:rPrChange>
          </w:rPr>
          <w:delText>"</w:delText>
        </w:r>
      </w:del>
      <w:r w:rsidRPr="00844F91">
        <w:rPr>
          <w:b/>
          <w:bCs/>
          <w:rPrChange w:id="54" w:author="Darina" w:date="2023-03-28T14:30:00Z">
            <w:rPr>
              <w:rFonts w:ascii="Consolas" w:hAnsi="Consolas"/>
              <w:b/>
              <w:bCs/>
            </w:rPr>
          </w:rPrChange>
        </w:rPr>
        <w:t>]</w:t>
      </w:r>
      <w:r>
        <w:t xml:space="preserve"> button, the </w:t>
      </w:r>
      <w:del w:id="55" w:author="Darina" w:date="2023-03-28T14:30:00Z">
        <w:r w:rsidDel="00844F91">
          <w:delText xml:space="preserve">record </w:delText>
        </w:r>
      </w:del>
      <w:ins w:id="56" w:author="Darina" w:date="2023-03-28T14:30:00Z">
        <w:r w:rsidR="00844F91">
          <w:t>task</w:t>
        </w:r>
        <w:r w:rsidR="00844F91">
          <w:t xml:space="preserve"> </w:t>
        </w:r>
      </w:ins>
      <w:r>
        <w:t xml:space="preserve">must be </w:t>
      </w:r>
      <w:r>
        <w:rPr>
          <w:b/>
          <w:bCs/>
        </w:rPr>
        <w:t>deleted</w:t>
      </w:r>
      <w:r>
        <w:t xml:space="preserve"> from the </w:t>
      </w:r>
      <w:ins w:id="57" w:author="Darina" w:date="2023-03-28T14:30:00Z">
        <w:r w:rsidR="00844F91" w:rsidRPr="00844F91">
          <w:rPr>
            <w:rStyle w:val="CodeChar"/>
            <w:rPrChange w:id="58" w:author="Darina" w:date="2023-03-28T14:30:00Z">
              <w:rPr/>
            </w:rPrChange>
          </w:rPr>
          <w:t>&lt;</w:t>
        </w:r>
      </w:ins>
      <w:r w:rsidRPr="00844F91">
        <w:rPr>
          <w:rStyle w:val="CodeChar"/>
          <w:rPrChange w:id="59" w:author="Darina" w:date="2023-03-28T14:30:00Z">
            <w:rPr>
              <w:b/>
              <w:bCs/>
            </w:rPr>
          </w:rPrChange>
        </w:rPr>
        <w:t>ul</w:t>
      </w:r>
      <w:ins w:id="60" w:author="Darina" w:date="2023-03-28T14:30:00Z">
        <w:r w:rsidR="00844F91" w:rsidRPr="00844F91">
          <w:rPr>
            <w:rStyle w:val="CodeChar"/>
            <w:rPrChange w:id="61" w:author="Darina" w:date="2023-03-28T14:30:00Z">
              <w:rPr>
                <w:b/>
                <w:bCs/>
              </w:rPr>
            </w:rPrChange>
          </w:rPr>
          <w:t>&gt;</w:t>
        </w:r>
      </w:ins>
      <w:r>
        <w:rPr>
          <w:b/>
          <w:bCs/>
        </w:rPr>
        <w:t xml:space="preserve"> </w:t>
      </w:r>
      <w:r>
        <w:t>with</w:t>
      </w:r>
      <w:r>
        <w:rPr>
          <w:b/>
          <w:bCs/>
        </w:rPr>
        <w:t xml:space="preserve"> </w:t>
      </w:r>
      <w:r w:rsidRPr="00844F91">
        <w:rPr>
          <w:rStyle w:val="CodeChar"/>
          <w:rPrChange w:id="62" w:author="Darina" w:date="2023-03-28T14:30:00Z">
            <w:rPr>
              <w:b/>
              <w:bCs/>
            </w:rPr>
          </w:rPrChange>
        </w:rPr>
        <w:t>id</w:t>
      </w:r>
      <w:r>
        <w:rPr>
          <w:b/>
          <w:bCs/>
        </w:rPr>
        <w:t xml:space="preserve"> </w:t>
      </w:r>
      <w:r w:rsidRPr="00844F91">
        <w:rPr>
          <w:rStyle w:val="CodeChar"/>
          <w:rPrChange w:id="63" w:author="Darina" w:date="2023-03-28T14:30:00Z">
            <w:rPr>
              <w:rFonts w:ascii="Calibri" w:eastAsia="Calibri" w:hAnsi="Calibri" w:cs="Times New Roman"/>
              <w:b/>
              <w:bCs/>
              <w:noProof/>
            </w:rPr>
          </w:rPrChange>
        </w:rPr>
        <w:t>"review-list"</w:t>
      </w:r>
      <w:ins w:id="64" w:author="Darina" w:date="2023-03-28T14:30:00Z">
        <w:r w:rsidR="00844F91" w:rsidRPr="00844F91">
          <w:rPr>
            <w:rPrChange w:id="65" w:author="Darina" w:date="2023-03-28T14:30:00Z">
              <w:rPr>
                <w:rStyle w:val="CodeChar"/>
              </w:rPr>
            </w:rPrChange>
          </w:rPr>
          <w:t xml:space="preserve"> </w:t>
        </w:r>
      </w:ins>
      <w:r>
        <w:t xml:space="preserve">and appended </w:t>
      </w:r>
      <w:r>
        <w:rPr>
          <w:rFonts w:ascii="Calibri" w:eastAsia="Calibri" w:hAnsi="Calibri" w:cs="Calibri"/>
        </w:rPr>
        <w:t xml:space="preserve">to </w:t>
      </w:r>
      <w:r>
        <w:rPr>
          <w:rFonts w:ascii="Calibri" w:eastAsia="Calibri" w:hAnsi="Calibri" w:cs="Calibri"/>
          <w:lang w:val="en"/>
        </w:rPr>
        <w:t xml:space="preserve">the </w:t>
      </w:r>
      <w:ins w:id="66" w:author="Darina" w:date="2023-03-28T14:30:00Z">
        <w:r w:rsidR="00844F91" w:rsidRPr="00844F91">
          <w:rPr>
            <w:rStyle w:val="CodeChar"/>
            <w:rPrChange w:id="67" w:author="Darina" w:date="2023-03-28T14:30:00Z">
              <w:rPr>
                <w:rFonts w:ascii="Calibri" w:eastAsia="Calibri" w:hAnsi="Calibri" w:cs="Calibri"/>
                <w:lang w:val="en"/>
              </w:rPr>
            </w:rPrChange>
          </w:rPr>
          <w:t>&lt;</w:t>
        </w:r>
      </w:ins>
      <w:r w:rsidRPr="00844F91">
        <w:rPr>
          <w:rStyle w:val="CodeChar"/>
          <w:rPrChange w:id="68" w:author="Darina" w:date="2023-03-28T14:30:00Z">
            <w:rPr>
              <w:rFonts w:ascii="Calibri" w:eastAsia="Calibri" w:hAnsi="Calibri" w:cs="Calibri"/>
              <w:b/>
            </w:rPr>
          </w:rPrChange>
        </w:rPr>
        <w:t>ul</w:t>
      </w:r>
      <w:ins w:id="69" w:author="Darina" w:date="2023-03-28T14:30:00Z">
        <w:r w:rsidR="00844F91" w:rsidRPr="00844F91">
          <w:rPr>
            <w:rStyle w:val="CodeChar"/>
            <w:rPrChange w:id="70" w:author="Darina" w:date="2023-03-28T14:30:00Z">
              <w:rPr>
                <w:rFonts w:ascii="Calibri" w:eastAsia="Calibri" w:hAnsi="Calibri" w:cs="Calibri"/>
                <w:b/>
              </w:rPr>
            </w:rPrChange>
          </w:rPr>
          <w:t>&gt;</w:t>
        </w:r>
      </w:ins>
      <w:r>
        <w:rPr>
          <w:rFonts w:ascii="Calibri" w:eastAsia="Calibri" w:hAnsi="Calibri" w:cs="Calibri"/>
        </w:rPr>
        <w:t xml:space="preserve"> with </w:t>
      </w:r>
      <w:del w:id="71" w:author="Darina" w:date="2023-03-28T14:31:00Z">
        <w:r w:rsidDel="002D76DD">
          <w:rPr>
            <w:rFonts w:ascii="Calibri" w:eastAsia="Calibri" w:hAnsi="Calibri" w:cs="Calibri"/>
          </w:rPr>
          <w:delText xml:space="preserve">the </w:delText>
        </w:r>
      </w:del>
      <w:r w:rsidRPr="00844F91">
        <w:rPr>
          <w:rStyle w:val="CodeChar"/>
          <w:rPrChange w:id="72" w:author="Darina" w:date="2023-03-28T14:30:00Z">
            <w:rPr>
              <w:rFonts w:ascii="Calibri" w:eastAsia="Calibri" w:hAnsi="Calibri" w:cs="Calibri"/>
              <w:b/>
              <w:lang w:val="en"/>
            </w:rPr>
          </w:rPrChange>
        </w:rPr>
        <w:t>id</w:t>
      </w:r>
      <w:r>
        <w:rPr>
          <w:rFonts w:ascii="Calibri" w:eastAsia="Calibri" w:hAnsi="Calibri" w:cs="Calibri"/>
          <w:lang w:val="en"/>
        </w:rPr>
        <w:t xml:space="preserve"> </w:t>
      </w:r>
      <w:r w:rsidRPr="002D76DD">
        <w:rPr>
          <w:rStyle w:val="CodeChar"/>
          <w:rPrChange w:id="73" w:author="Darina" w:date="2023-03-28T14:30:00Z">
            <w:rPr>
              <w:rFonts w:ascii="Calibri" w:eastAsia="Calibri" w:hAnsi="Calibri" w:cs="Times New Roman"/>
              <w:b/>
              <w:bCs/>
              <w:noProof/>
            </w:rPr>
          </w:rPrChange>
        </w:rPr>
        <w:t>"published-list"</w:t>
      </w:r>
      <w:ins w:id="74" w:author="Darina" w:date="2023-03-28T14:31:00Z">
        <w:r w:rsidR="002D76DD">
          <w:t>.</w:t>
        </w:r>
      </w:ins>
    </w:p>
    <w:p w14:paraId="4514137F" w14:textId="4E79C09D" w:rsidR="00A57CAC" w:rsidRDefault="00A57CAC" w:rsidP="00A57CAC">
      <w:pPr>
        <w:pStyle w:val="ListParagraph"/>
        <w:spacing w:before="240" w:after="240"/>
      </w:pPr>
      <w:bookmarkStart w:id="75" w:name="_Hlk94867449"/>
      <w:r>
        <w:rPr>
          <w:rStyle w:val="normaltextrun"/>
          <w:rFonts w:ascii="Calibri" w:hAnsi="Calibri" w:cs="Calibri"/>
        </w:rPr>
        <w:t xml:space="preserve">The </w:t>
      </w:r>
      <w:r>
        <w:rPr>
          <w:rStyle w:val="normaltextrun"/>
          <w:rFonts w:ascii="Calibri" w:hAnsi="Calibri" w:cs="Calibri"/>
          <w:b/>
          <w:bCs/>
        </w:rPr>
        <w:t xml:space="preserve">buttons </w:t>
      </w:r>
      <w:r w:rsidRPr="002D76DD">
        <w:rPr>
          <w:b/>
          <w:bCs/>
          <w:rPrChange w:id="76" w:author="Darina" w:date="2023-03-28T14:31:00Z">
            <w:rPr>
              <w:rStyle w:val="normaltextrun"/>
              <w:rFonts w:ascii="Calibri" w:hAnsi="Calibri" w:cs="Calibri"/>
              <w:b/>
              <w:bCs/>
            </w:rPr>
          </w:rPrChange>
        </w:rPr>
        <w:t>[</w:t>
      </w:r>
      <w:del w:id="77" w:author="Darina" w:date="2023-03-28T14:31:00Z">
        <w:r w:rsidR="00540A86" w:rsidRPr="002D76DD" w:rsidDel="002D76DD">
          <w:rPr>
            <w:b/>
            <w:bCs/>
            <w:rPrChange w:id="78" w:author="Darina" w:date="2023-03-28T14:31:00Z">
              <w:rPr>
                <w:rStyle w:val="normaltextrun"/>
                <w:rFonts w:ascii="Calibri" w:hAnsi="Calibri" w:cs="Calibri"/>
                <w:b/>
                <w:bCs/>
              </w:rPr>
            </w:rPrChange>
          </w:rPr>
          <w:delText>"</w:delText>
        </w:r>
      </w:del>
      <w:r w:rsidRPr="002D76DD">
        <w:rPr>
          <w:b/>
          <w:bCs/>
          <w:rPrChange w:id="79" w:author="Darina" w:date="2023-03-28T14:31:00Z">
            <w:rPr>
              <w:rStyle w:val="normaltextrun"/>
              <w:rFonts w:ascii="Consolas" w:hAnsi="Consolas" w:cs="Calibri"/>
              <w:b/>
              <w:bCs/>
            </w:rPr>
          </w:rPrChange>
        </w:rPr>
        <w:t>Edit</w:t>
      </w:r>
      <w:del w:id="80" w:author="Darina" w:date="2023-03-28T14:31:00Z">
        <w:r w:rsidR="00540A86" w:rsidRPr="002D76DD" w:rsidDel="002D76DD">
          <w:rPr>
            <w:b/>
            <w:bCs/>
            <w:rPrChange w:id="81" w:author="Darina" w:date="2023-03-28T14:31:00Z">
              <w:rPr>
                <w:rStyle w:val="normaltextrun"/>
                <w:rFonts w:ascii="Calibri" w:hAnsi="Calibri" w:cs="Calibri"/>
                <w:b/>
                <w:bCs/>
              </w:rPr>
            </w:rPrChange>
          </w:rPr>
          <w:delText>"</w:delText>
        </w:r>
      </w:del>
      <w:r w:rsidRPr="002D76DD">
        <w:rPr>
          <w:b/>
          <w:bCs/>
          <w:rPrChange w:id="82" w:author="Darina" w:date="2023-03-28T14:31:00Z">
            <w:rPr>
              <w:rStyle w:val="normaltextrun"/>
              <w:rFonts w:ascii="Calibri" w:hAnsi="Calibri" w:cs="Calibri"/>
              <w:b/>
              <w:bCs/>
            </w:rPr>
          </w:rPrChange>
        </w:rPr>
        <w:t>]</w:t>
      </w:r>
      <w:r>
        <w:rPr>
          <w:rStyle w:val="normaltextrun"/>
          <w:rFonts w:ascii="Calibri" w:hAnsi="Calibri" w:cs="Calibri"/>
        </w:rPr>
        <w:t xml:space="preserve"> and </w:t>
      </w:r>
      <w:r w:rsidRPr="002D76DD">
        <w:rPr>
          <w:b/>
          <w:bCs/>
          <w:rPrChange w:id="83" w:author="Darina" w:date="2023-03-28T14:31:00Z">
            <w:rPr>
              <w:rStyle w:val="normaltextrun"/>
              <w:rFonts w:ascii="Calibri" w:hAnsi="Calibri" w:cs="Calibri"/>
              <w:b/>
              <w:bCs/>
            </w:rPr>
          </w:rPrChange>
        </w:rPr>
        <w:t>[</w:t>
      </w:r>
      <w:del w:id="84" w:author="Darina" w:date="2023-03-28T14:31:00Z">
        <w:r w:rsidR="00540A86" w:rsidRPr="002D76DD" w:rsidDel="002D76DD">
          <w:rPr>
            <w:b/>
            <w:bCs/>
            <w:rPrChange w:id="85" w:author="Darina" w:date="2023-03-28T14:31:00Z">
              <w:rPr>
                <w:rStyle w:val="normaltextrun"/>
                <w:rFonts w:ascii="Calibri" w:hAnsi="Calibri" w:cs="Calibri"/>
                <w:b/>
                <w:bCs/>
              </w:rPr>
            </w:rPrChange>
          </w:rPr>
          <w:delText>"</w:delText>
        </w:r>
      </w:del>
      <w:r w:rsidR="00540A86" w:rsidRPr="002D76DD">
        <w:rPr>
          <w:b/>
          <w:bCs/>
          <w:rPrChange w:id="86" w:author="Darina" w:date="2023-03-28T14:31:00Z">
            <w:rPr>
              <w:rStyle w:val="normaltextrun"/>
              <w:rFonts w:ascii="Calibri" w:hAnsi="Calibri" w:cs="Calibri"/>
              <w:b/>
              <w:bCs/>
            </w:rPr>
          </w:rPrChange>
        </w:rPr>
        <w:t>Post</w:t>
      </w:r>
      <w:del w:id="87" w:author="Darina" w:date="2023-03-28T14:31:00Z">
        <w:r w:rsidR="00540A86" w:rsidRPr="002D76DD" w:rsidDel="002D76DD">
          <w:rPr>
            <w:b/>
            <w:bCs/>
            <w:rPrChange w:id="88" w:author="Darina" w:date="2023-03-28T14:31:00Z">
              <w:rPr>
                <w:rStyle w:val="normaltextrun"/>
                <w:rFonts w:ascii="Calibri" w:hAnsi="Calibri" w:cs="Calibri"/>
                <w:b/>
                <w:bCs/>
              </w:rPr>
            </w:rPrChange>
          </w:rPr>
          <w:delText>"</w:delText>
        </w:r>
      </w:del>
      <w:r w:rsidRPr="002D76DD">
        <w:rPr>
          <w:b/>
          <w:bCs/>
          <w:rPrChange w:id="89" w:author="Darina" w:date="2023-03-28T14:31:00Z">
            <w:rPr>
              <w:rStyle w:val="normaltextrun"/>
              <w:rFonts w:ascii="Calibri" w:hAnsi="Calibri" w:cs="Calibri"/>
              <w:b/>
              <w:bCs/>
            </w:rPr>
          </w:rPrChange>
        </w:rPr>
        <w:t>]</w:t>
      </w:r>
      <w:r>
        <w:rPr>
          <w:rStyle w:val="normaltextrun"/>
          <w:rFonts w:ascii="Calibri" w:hAnsi="Calibri" w:cs="Calibri"/>
        </w:rPr>
        <w:t xml:space="preserve"> </w:t>
      </w:r>
      <w:r>
        <w:t xml:space="preserve">should be removed from the </w:t>
      </w:r>
      <w:ins w:id="90" w:author="Darina" w:date="2023-03-28T14:31:00Z">
        <w:r w:rsidR="002D76DD" w:rsidRPr="002D76DD">
          <w:rPr>
            <w:rStyle w:val="CodeChar"/>
            <w:rPrChange w:id="91" w:author="Darina" w:date="2023-03-28T14:31:00Z">
              <w:rPr/>
            </w:rPrChange>
          </w:rPr>
          <w:t>&lt;</w:t>
        </w:r>
      </w:ins>
      <w:r w:rsidRPr="002D76DD">
        <w:rPr>
          <w:rStyle w:val="CodeChar"/>
          <w:rPrChange w:id="92" w:author="Darina" w:date="2023-03-28T14:31:00Z">
            <w:rPr>
              <w:b/>
              <w:bCs/>
            </w:rPr>
          </w:rPrChange>
        </w:rPr>
        <w:t>li</w:t>
      </w:r>
      <w:ins w:id="93" w:author="Darina" w:date="2023-03-28T14:31:00Z">
        <w:r w:rsidR="002D76DD" w:rsidRPr="002D76DD">
          <w:rPr>
            <w:rStyle w:val="CodeChar"/>
            <w:rPrChange w:id="94" w:author="Darina" w:date="2023-03-28T14:31:00Z">
              <w:rPr>
                <w:b/>
                <w:bCs/>
              </w:rPr>
            </w:rPrChange>
          </w:rPr>
          <w:t>&gt;</w:t>
        </w:r>
      </w:ins>
      <w:r>
        <w:t xml:space="preserve"> element.</w:t>
      </w:r>
    </w:p>
    <w:bookmarkEnd w:id="75"/>
    <w:p w14:paraId="2E3CBA11" w14:textId="052027AB" w:rsidR="00A57CAC" w:rsidRDefault="00540A86" w:rsidP="00540A86">
      <w:pPr>
        <w:jc w:val="center"/>
      </w:pPr>
      <w:r>
        <w:rPr>
          <w:noProof/>
        </w:rPr>
        <w:lastRenderedPageBreak/>
        <w:drawing>
          <wp:inline distT="0" distB="0" distL="0" distR="0" wp14:anchorId="1A477E4B" wp14:editId="4DF0414E">
            <wp:extent cx="6156960" cy="2326758"/>
            <wp:effectExtent l="0" t="0" r="0" b="0"/>
            <wp:docPr id="31" name="Картина 31" descr="Картина, която съдържа текст, писм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, писмо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1313" cy="232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A86">
        <w:rPr>
          <w:noProof/>
        </w:rPr>
        <w:t xml:space="preserve"> </w:t>
      </w:r>
      <w:r w:rsidRPr="00540A86">
        <w:rPr>
          <w:noProof/>
        </w:rPr>
        <w:drawing>
          <wp:inline distT="0" distB="0" distL="0" distR="0" wp14:anchorId="7EB7F99A" wp14:editId="45A751FB">
            <wp:extent cx="6626225" cy="3078480"/>
            <wp:effectExtent l="0" t="0" r="3175" b="7620"/>
            <wp:docPr id="32" name="Картина 32" descr="Картина, която съдържа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артина 32" descr="Картина, която съдържа Уебсай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3456" w14:textId="77777777" w:rsidR="00540A86" w:rsidRPr="00ED78FD" w:rsidRDefault="00540A86" w:rsidP="00540A86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ED78FD">
        <w:rPr>
          <w:rFonts w:ascii="Calibri" w:eastAsia="Times New Roman" w:hAnsi="Calibri" w:cs="Times New Roman"/>
          <w:b/>
          <w:color w:val="8F400B"/>
          <w:sz w:val="32"/>
          <w:szCs w:val="32"/>
        </w:rPr>
        <w:t>Submission</w:t>
      </w:r>
    </w:p>
    <w:p w14:paraId="37B46D65" w14:textId="53481D71" w:rsidR="008D7147" w:rsidRPr="00EA2288" w:rsidRDefault="00540A86" w:rsidP="00EA2288">
      <w:r>
        <w:t>Submit only your</w:t>
      </w:r>
      <w:r w:rsidRPr="005F5B07">
        <w:t xml:space="preserve"> </w:t>
      </w:r>
      <w:proofErr w:type="gramStart"/>
      <w:r>
        <w:rPr>
          <w:b/>
          <w:bCs/>
        </w:rPr>
        <w:t>solve</w:t>
      </w:r>
      <w:r w:rsidRPr="005F5B07">
        <w:rPr>
          <w:b/>
          <w:bCs/>
        </w:rPr>
        <w:t>(</w:t>
      </w:r>
      <w:proofErr w:type="gramEnd"/>
      <w:r w:rsidRPr="005F5B07">
        <w:rPr>
          <w:b/>
          <w:bCs/>
        </w:rPr>
        <w:t>)</w:t>
      </w:r>
      <w:r>
        <w:t xml:space="preserve"> function</w:t>
      </w:r>
      <w:r w:rsidR="00487C8C">
        <w:t>.</w:t>
      </w:r>
    </w:p>
    <w:sectPr w:rsidR="008D7147" w:rsidRPr="00EA2288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Darina" w:date="2023-03-28T14:23:00Z" w:initials="D">
    <w:p w14:paraId="2F1C8EC5" w14:textId="5562995D" w:rsidR="00844F91" w:rsidRPr="00844F91" w:rsidRDefault="00844F91">
      <w:pPr>
        <w:pStyle w:val="CommentText"/>
        <w:rPr>
          <w:lang w:val="bg-BG"/>
        </w:rPr>
      </w:pPr>
      <w:r>
        <w:rPr>
          <w:rStyle w:val="CommentReference"/>
        </w:rPr>
        <w:annotationRef/>
      </w:r>
      <w:r>
        <w:rPr>
          <w:lang w:val="bg-BG"/>
        </w:rPr>
        <w:t>Повтаря се отдолу.</w:t>
      </w:r>
    </w:p>
  </w:comment>
  <w:comment w:id="8" w:author="Darina" w:date="2023-03-28T14:25:00Z" w:initials="D">
    <w:p w14:paraId="28F916D3" w14:textId="6963A764" w:rsidR="00844F91" w:rsidRPr="00844F91" w:rsidRDefault="00844F91">
      <w:pPr>
        <w:pStyle w:val="CommentText"/>
        <w:rPr>
          <w:lang w:val="bg-BG"/>
        </w:rPr>
      </w:pPr>
      <w:r>
        <w:rPr>
          <w:rStyle w:val="CommentReference"/>
        </w:rPr>
        <w:annotationRef/>
      </w:r>
      <w:r>
        <w:rPr>
          <w:lang w:val="bg-BG"/>
        </w:rPr>
        <w:t>Мисля, че отдолу е казано същото, но малко по-конкретно.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F1C8EC5" w15:done="0"/>
  <w15:commentEx w15:paraId="28F916D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CD76D8" w16cex:dateUtc="2023-03-28T11:23:00Z"/>
  <w16cex:commentExtensible w16cex:durableId="27CD774B" w16cex:dateUtc="2023-03-28T11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F1C8EC5" w16cid:durableId="27CD76D8"/>
  <w16cid:commentId w16cid:paraId="28F916D3" w16cid:durableId="27CD774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E0F8D" w14:textId="77777777" w:rsidR="0036231F" w:rsidRDefault="0036231F" w:rsidP="008068A2">
      <w:pPr>
        <w:spacing w:after="0" w:line="240" w:lineRule="auto"/>
      </w:pPr>
      <w:r>
        <w:separator/>
      </w:r>
    </w:p>
  </w:endnote>
  <w:endnote w:type="continuationSeparator" w:id="0">
    <w:p w14:paraId="3FFC934A" w14:textId="77777777" w:rsidR="0036231F" w:rsidRDefault="0036231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6D8D409A" w:rsidR="006A1ED6" w:rsidRDefault="00EE3053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9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="00EE305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95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6292C18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6292C18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F9A98" w14:textId="77777777" w:rsidR="0036231F" w:rsidRDefault="0036231F" w:rsidP="008068A2">
      <w:pPr>
        <w:spacing w:after="0" w:line="240" w:lineRule="auto"/>
      </w:pPr>
      <w:r>
        <w:separator/>
      </w:r>
    </w:p>
  </w:footnote>
  <w:footnote w:type="continuationSeparator" w:id="0">
    <w:p w14:paraId="20EB0D47" w14:textId="77777777" w:rsidR="0036231F" w:rsidRDefault="0036231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6A1ED6" w:rsidRDefault="006A1ED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62C08"/>
    <w:multiLevelType w:val="multilevel"/>
    <w:tmpl w:val="B98228C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3C67A94"/>
    <w:multiLevelType w:val="multilevel"/>
    <w:tmpl w:val="AAD09DA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08C47B78"/>
    <w:multiLevelType w:val="hybridMultilevel"/>
    <w:tmpl w:val="3A36A370"/>
    <w:numStyleLink w:val="ImportedStyle3"/>
  </w:abstractNum>
  <w:abstractNum w:abstractNumId="3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BDA4F59"/>
    <w:multiLevelType w:val="multilevel"/>
    <w:tmpl w:val="AFA85F9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7182C6B"/>
    <w:multiLevelType w:val="multilevel"/>
    <w:tmpl w:val="976690EA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1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1F6C1D74"/>
    <w:multiLevelType w:val="multilevel"/>
    <w:tmpl w:val="600C22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FA2365D"/>
    <w:multiLevelType w:val="multilevel"/>
    <w:tmpl w:val="A58A4A6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4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3E6F96"/>
    <w:multiLevelType w:val="hybridMultilevel"/>
    <w:tmpl w:val="084E08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66993"/>
    <w:multiLevelType w:val="hybridMultilevel"/>
    <w:tmpl w:val="04EAD5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532988"/>
    <w:multiLevelType w:val="multilevel"/>
    <w:tmpl w:val="E0582086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2" w15:restartNumberingAfterBreak="0">
    <w:nsid w:val="4B3909A4"/>
    <w:multiLevelType w:val="hybridMultilevel"/>
    <w:tmpl w:val="A7D62BD6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5D232B"/>
    <w:multiLevelType w:val="multilevel"/>
    <w:tmpl w:val="B78E5DF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4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E44445E"/>
    <w:multiLevelType w:val="hybridMultilevel"/>
    <w:tmpl w:val="41E449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F7D2149"/>
    <w:multiLevelType w:val="hybridMultilevel"/>
    <w:tmpl w:val="425651AE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234A2E"/>
    <w:multiLevelType w:val="hybridMultilevel"/>
    <w:tmpl w:val="02EEAAC2"/>
    <w:numStyleLink w:val="ImportedStyle2"/>
  </w:abstractNum>
  <w:abstractNum w:abstractNumId="30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8B6E36"/>
    <w:multiLevelType w:val="multilevel"/>
    <w:tmpl w:val="D7AEBC2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4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D30E4D"/>
    <w:multiLevelType w:val="hybridMultilevel"/>
    <w:tmpl w:val="B01A49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BD12CF"/>
    <w:multiLevelType w:val="hybridMultilevel"/>
    <w:tmpl w:val="A5CC0012"/>
    <w:lvl w:ilvl="0" w:tplc="04090003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37" w15:restartNumberingAfterBreak="0">
    <w:nsid w:val="6BC82E5B"/>
    <w:multiLevelType w:val="hybridMultilevel"/>
    <w:tmpl w:val="042411FC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B56E65"/>
    <w:multiLevelType w:val="hybridMultilevel"/>
    <w:tmpl w:val="C3F2A984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CA461E6"/>
    <w:multiLevelType w:val="multilevel"/>
    <w:tmpl w:val="1AE2CB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323364156">
    <w:abstractNumId w:val="9"/>
  </w:num>
  <w:num w:numId="2" w16cid:durableId="1807121870">
    <w:abstractNumId w:val="32"/>
  </w:num>
  <w:num w:numId="3" w16cid:durableId="1118452602">
    <w:abstractNumId w:val="11"/>
  </w:num>
  <w:num w:numId="4" w16cid:durableId="513498499">
    <w:abstractNumId w:val="29"/>
  </w:num>
  <w:num w:numId="5" w16cid:durableId="425542580">
    <w:abstractNumId w:val="8"/>
  </w:num>
  <w:num w:numId="6" w16cid:durableId="473567722">
    <w:abstractNumId w:val="2"/>
  </w:num>
  <w:num w:numId="7" w16cid:durableId="2027125569">
    <w:abstractNumId w:val="31"/>
  </w:num>
  <w:num w:numId="8" w16cid:durableId="1021518842">
    <w:abstractNumId w:val="14"/>
  </w:num>
  <w:num w:numId="9" w16cid:durableId="1077046870">
    <w:abstractNumId w:val="7"/>
  </w:num>
  <w:num w:numId="10" w16cid:durableId="133960085">
    <w:abstractNumId w:val="18"/>
  </w:num>
  <w:num w:numId="11" w16cid:durableId="1304310810">
    <w:abstractNumId w:val="34"/>
  </w:num>
  <w:num w:numId="12" w16cid:durableId="142435142">
    <w:abstractNumId w:val="3"/>
  </w:num>
  <w:num w:numId="13" w16cid:durableId="677346888">
    <w:abstractNumId w:val="26"/>
  </w:num>
  <w:num w:numId="14" w16cid:durableId="825324060">
    <w:abstractNumId w:val="6"/>
  </w:num>
  <w:num w:numId="15" w16cid:durableId="72514509">
    <w:abstractNumId w:val="17"/>
  </w:num>
  <w:num w:numId="16" w16cid:durableId="313027803">
    <w:abstractNumId w:val="19"/>
  </w:num>
  <w:num w:numId="17" w16cid:durableId="1845634107">
    <w:abstractNumId w:val="4"/>
  </w:num>
  <w:num w:numId="18" w16cid:durableId="1050883960">
    <w:abstractNumId w:val="30"/>
  </w:num>
  <w:num w:numId="19" w16cid:durableId="2044211790">
    <w:abstractNumId w:val="20"/>
  </w:num>
  <w:num w:numId="20" w16cid:durableId="841241223">
    <w:abstractNumId w:val="36"/>
  </w:num>
  <w:num w:numId="21" w16cid:durableId="1036345849">
    <w:abstractNumId w:val="35"/>
  </w:num>
  <w:num w:numId="22" w16cid:durableId="341444517">
    <w:abstractNumId w:val="39"/>
  </w:num>
  <w:num w:numId="23" w16cid:durableId="2045983944">
    <w:abstractNumId w:val="12"/>
  </w:num>
  <w:num w:numId="24" w16cid:durableId="1493522735">
    <w:abstractNumId w:val="15"/>
  </w:num>
  <w:num w:numId="25" w16cid:durableId="1905026036">
    <w:abstractNumId w:val="27"/>
  </w:num>
  <w:num w:numId="26" w16cid:durableId="847522370">
    <w:abstractNumId w:val="25"/>
  </w:num>
  <w:num w:numId="27" w16cid:durableId="1166048193">
    <w:abstractNumId w:val="16"/>
  </w:num>
  <w:num w:numId="28" w16cid:durableId="707871580">
    <w:abstractNumId w:val="6"/>
  </w:num>
  <w:num w:numId="29" w16cid:durableId="789324253">
    <w:abstractNumId w:val="17"/>
  </w:num>
  <w:num w:numId="30" w16cid:durableId="12663350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407337395">
    <w:abstractNumId w:val="35"/>
  </w:num>
  <w:num w:numId="32" w16cid:durableId="1899708719">
    <w:abstractNumId w:val="23"/>
  </w:num>
  <w:num w:numId="33" w16cid:durableId="666907340">
    <w:abstractNumId w:val="5"/>
  </w:num>
  <w:num w:numId="34" w16cid:durableId="812599522">
    <w:abstractNumId w:val="10"/>
  </w:num>
  <w:num w:numId="35" w16cid:durableId="630790233">
    <w:abstractNumId w:val="21"/>
  </w:num>
  <w:num w:numId="36" w16cid:durableId="1372421915">
    <w:abstractNumId w:val="0"/>
  </w:num>
  <w:num w:numId="37" w16cid:durableId="410465719">
    <w:abstractNumId w:val="13"/>
  </w:num>
  <w:num w:numId="38" w16cid:durableId="1013924060">
    <w:abstractNumId w:val="1"/>
  </w:num>
  <w:num w:numId="39" w16cid:durableId="493305071">
    <w:abstractNumId w:val="33"/>
  </w:num>
  <w:num w:numId="40" w16cid:durableId="79454573">
    <w:abstractNumId w:val="39"/>
  </w:num>
  <w:num w:numId="41" w16cid:durableId="667244687">
    <w:abstractNumId w:val="12"/>
  </w:num>
  <w:num w:numId="42" w16cid:durableId="470444632">
    <w:abstractNumId w:val="22"/>
  </w:num>
  <w:num w:numId="43" w16cid:durableId="788669947">
    <w:abstractNumId w:val="38"/>
  </w:num>
  <w:num w:numId="44" w16cid:durableId="872227223">
    <w:abstractNumId w:val="37"/>
  </w:num>
  <w:num w:numId="45" w16cid:durableId="2126650292">
    <w:abstractNumId w:val="24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rina">
    <w15:presenceInfo w15:providerId="None" w15:userId="Darin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qwUAQYfB9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5550A"/>
    <w:rsid w:val="0005591D"/>
    <w:rsid w:val="000576A6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5377A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17A9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D76DD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6231F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55ABB"/>
    <w:rsid w:val="00463E9D"/>
    <w:rsid w:val="0047331A"/>
    <w:rsid w:val="0047640B"/>
    <w:rsid w:val="0047644B"/>
    <w:rsid w:val="00476D4B"/>
    <w:rsid w:val="00487C8C"/>
    <w:rsid w:val="00491748"/>
    <w:rsid w:val="00496974"/>
    <w:rsid w:val="0049783F"/>
    <w:rsid w:val="004A7E77"/>
    <w:rsid w:val="004B0253"/>
    <w:rsid w:val="004B3498"/>
    <w:rsid w:val="004B5D47"/>
    <w:rsid w:val="004C0A80"/>
    <w:rsid w:val="004C438E"/>
    <w:rsid w:val="004C71F0"/>
    <w:rsid w:val="004D03E1"/>
    <w:rsid w:val="004D29A9"/>
    <w:rsid w:val="004E0D4F"/>
    <w:rsid w:val="004E4C1E"/>
    <w:rsid w:val="004F2AE3"/>
    <w:rsid w:val="004F7517"/>
    <w:rsid w:val="004F7DD5"/>
    <w:rsid w:val="0050017E"/>
    <w:rsid w:val="00503820"/>
    <w:rsid w:val="005054C7"/>
    <w:rsid w:val="00507F81"/>
    <w:rsid w:val="005172E9"/>
    <w:rsid w:val="00517B12"/>
    <w:rsid w:val="00522153"/>
    <w:rsid w:val="00524789"/>
    <w:rsid w:val="0052490B"/>
    <w:rsid w:val="00527BE8"/>
    <w:rsid w:val="00532046"/>
    <w:rsid w:val="00532B61"/>
    <w:rsid w:val="00540A86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0236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87ABE"/>
    <w:rsid w:val="00690150"/>
    <w:rsid w:val="00690298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36225"/>
    <w:rsid w:val="0074656F"/>
    <w:rsid w:val="007503A2"/>
    <w:rsid w:val="00763912"/>
    <w:rsid w:val="00767D5D"/>
    <w:rsid w:val="0077152E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44F91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D7147"/>
    <w:rsid w:val="008E054B"/>
    <w:rsid w:val="008E3E64"/>
    <w:rsid w:val="008E6CF3"/>
    <w:rsid w:val="008F202C"/>
    <w:rsid w:val="008F5B43"/>
    <w:rsid w:val="008F5FDB"/>
    <w:rsid w:val="008F7157"/>
    <w:rsid w:val="00902E68"/>
    <w:rsid w:val="009059E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57CA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5A61"/>
    <w:rsid w:val="00AF7BF4"/>
    <w:rsid w:val="00B03E2E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BF5BB8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848B3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04B7C"/>
    <w:rsid w:val="00E222DE"/>
    <w:rsid w:val="00E24C6A"/>
    <w:rsid w:val="00E25811"/>
    <w:rsid w:val="00E32F85"/>
    <w:rsid w:val="00E35B2F"/>
    <w:rsid w:val="00E36459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2288"/>
    <w:rsid w:val="00EA3B29"/>
    <w:rsid w:val="00EA4EB9"/>
    <w:rsid w:val="00EB7421"/>
    <w:rsid w:val="00EC36F5"/>
    <w:rsid w:val="00EC5A4D"/>
    <w:rsid w:val="00EC7572"/>
    <w:rsid w:val="00ED0DEA"/>
    <w:rsid w:val="00ED5256"/>
    <w:rsid w:val="00ED73C4"/>
    <w:rsid w:val="00EE1F61"/>
    <w:rsid w:val="00EE3053"/>
    <w:rsid w:val="00EF4C91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7033C"/>
    <w:rsid w:val="00F96D0D"/>
    <w:rsid w:val="00F976AD"/>
    <w:rsid w:val="00FA0BC6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AF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2">
    <w:name w:val="Table Normal2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B531F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DefaultParagraphFont"/>
    <w:rsid w:val="00455ABB"/>
  </w:style>
  <w:style w:type="paragraph" w:styleId="NoSpacing">
    <w:name w:val="No Spacing"/>
    <w:uiPriority w:val="1"/>
    <w:qFormat/>
    <w:rsid w:val="00455ABB"/>
    <w:pPr>
      <w:spacing w:after="0" w:line="240" w:lineRule="auto"/>
    </w:pPr>
    <w:rPr>
      <w:lang w:val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455ABB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A57CAC"/>
  </w:style>
  <w:style w:type="paragraph" w:styleId="Revision">
    <w:name w:val="Revision"/>
    <w:hidden/>
    <w:uiPriority w:val="99"/>
    <w:semiHidden/>
    <w:rsid w:val="00844F91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844F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4F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4F9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4F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4F9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microsoft.com/office/2011/relationships/people" Target="peop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30.png"/><Relationship Id="rId7" Type="http://schemas.openxmlformats.org/officeDocument/2006/relationships/image" Target="media/image1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110.png"/><Relationship Id="rId41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2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60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4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0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8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9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C42BF7-D47C-4B12-BDBB-66D49600E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</Pages>
  <Words>325</Words>
  <Characters>1856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Darina</cp:lastModifiedBy>
  <cp:revision>30</cp:revision>
  <cp:lastPrinted>2015-10-26T22:35:00Z</cp:lastPrinted>
  <dcterms:created xsi:type="dcterms:W3CDTF">2021-09-07T12:37:00Z</dcterms:created>
  <dcterms:modified xsi:type="dcterms:W3CDTF">2023-03-28T13:53:00Z</dcterms:modified>
  <cp:category>computer programming;programming;software development;software engineering</cp:category>
</cp:coreProperties>
</file>